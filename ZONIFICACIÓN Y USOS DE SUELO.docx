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3CBCA" w14:textId="77777777" w:rsidR="00537A02" w:rsidRPr="00D7714F" w:rsidRDefault="00537A02">
      <w:pPr>
        <w:pStyle w:val="Ttulo2"/>
        <w:numPr>
          <w:ilvl w:val="1"/>
          <w:numId w:val="2"/>
        </w:numPr>
      </w:pPr>
      <w:r w:rsidRPr="00D7714F">
        <w:t>ZONIFICACIÓN Y USOS DE SUELO</w:t>
      </w:r>
    </w:p>
    <w:p w14:paraId="436DB935"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Disposiciones de la Zonificación Urbana</w:t>
      </w:r>
    </w:p>
    <w:p w14:paraId="6367024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clasificación general del uso de suelo es vinculante con la zonificación urbana, estableciendo así categorías de zonificación, conforme al artículo 117 del RATPUDUS.</w:t>
      </w:r>
    </w:p>
    <w:p w14:paraId="01CEC6A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zonificación contemplada en el presente reglamento promueve los usos mixtos, en atención a las características y la complejidad del desarrollo urbano de la ciudad de Anta. Asimismo, la asignación de los tipos de zonificación considera como criterios fundamentales la disponibilidad, suficiencia y accesibilidad de la infraestructura urbana, así como la dotación adecuada de equipamientos de educación, salud y recreación, en concordancia con la tipología de cada zona.</w:t>
      </w:r>
    </w:p>
    <w:p w14:paraId="74A7568B"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La zonificación urbana regula el régimen jurídico, administrativo y urbanístico de todos los predios de ámbito de intervención de</w:t>
      </w:r>
      <w:sdt>
        <w:sdtPr>
          <w:tag w:val="goog_rdk_133"/>
          <w:id w:val="1894005183"/>
        </w:sdtPr>
        <w:sdtContent>
          <w:ins w:id="0" w:author="Paul Efren Santos Andrade" w:date="2025-07-29T21:24:00Z">
            <w:r w:rsidRPr="00D7714F">
              <w:rPr>
                <w:rFonts w:ascii="Swis721 LtCn BT" w:eastAsia="Swis721 LtCn BT" w:hAnsi="Swis721 LtCn BT" w:cs="Swis721 LtCn BT"/>
              </w:rPr>
              <w:t>l</w:t>
            </w:r>
          </w:ins>
        </w:sdtContent>
      </w:sdt>
      <w:r w:rsidRPr="00D7714F">
        <w:rPr>
          <w:rFonts w:ascii="Swis721 LtCn BT" w:eastAsia="Swis721 LtCn BT" w:hAnsi="Swis721 LtCn BT" w:cs="Swis721 LtCn BT"/>
        </w:rPr>
        <w:t xml:space="preserve"> PDU de Anta. En ella se establecen las normas y parámetros urbanísticos y edificatorios aplicables al uso y ocupación del suelo, los cuales se representan gráficamente en el Mapa de Zonificación de los Usos de Suelo (MP-20) del PDU Anta.</w:t>
      </w:r>
    </w:p>
    <w:p w14:paraId="52B011F3"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Tipología de la zonificación </w:t>
      </w:r>
    </w:p>
    <w:bookmarkStart w:id="1" w:name="_heading=h.l6t8eq5je0b0" w:colFirst="0" w:colLast="0"/>
    <w:bookmarkEnd w:id="1"/>
    <w:p w14:paraId="47AD86F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sdt>
        <w:sdtPr>
          <w:tag w:val="goog_rdk_135"/>
          <w:id w:val="-721638873"/>
        </w:sdtPr>
        <w:sdtContent>
          <w:del w:id="2" w:author="Paul Efren Santos Andrade" w:date="2025-07-29T21:25:00Z">
            <w:r w:rsidRPr="00D7714F">
              <w:rPr>
                <w:rFonts w:ascii="Swis721 LtCn BT" w:eastAsia="Swis721 LtCn BT" w:hAnsi="Swis721 LtCn BT" w:cs="Swis721 LtCn BT"/>
                <w:color w:val="000000"/>
              </w:rPr>
              <w:delText>De acuerdo a la propuesta</w:delText>
            </w:r>
          </w:del>
        </w:sdtContent>
      </w:sdt>
      <w:sdt>
        <w:sdtPr>
          <w:tag w:val="goog_rdk_136"/>
          <w:id w:val="611113656"/>
        </w:sdtPr>
        <w:sdtContent>
          <w:ins w:id="3" w:author="Paul Efren Santos Andrade" w:date="2025-07-29T21:25:00Z">
            <w:r w:rsidRPr="00D7714F">
              <w:rPr>
                <w:rFonts w:ascii="Swis721 LtCn BT" w:eastAsia="Swis721 LtCn BT" w:hAnsi="Swis721 LtCn BT" w:cs="Swis721 LtCn BT"/>
                <w:color w:val="000000"/>
              </w:rPr>
              <w:t>La zonificación contemplada en</w:t>
            </w:r>
          </w:ins>
        </w:sdtContent>
      </w:sdt>
      <w:r w:rsidRPr="00D7714F">
        <w:rPr>
          <w:rFonts w:ascii="Swis721 LtCn BT" w:eastAsia="Swis721 LtCn BT" w:hAnsi="Swis721 LtCn BT" w:cs="Swis721 LtCn BT"/>
          <w:color w:val="000000"/>
        </w:rPr>
        <w:t xml:space="preserve"> </w:t>
      </w:r>
      <w:sdt>
        <w:sdtPr>
          <w:tag w:val="goog_rdk_137"/>
          <w:id w:val="670750665"/>
        </w:sdtPr>
        <w:sdtContent>
          <w:del w:id="4" w:author="Paul Efren Santos Andrade" w:date="2025-07-29T21:25:00Z">
            <w:r w:rsidRPr="00D7714F">
              <w:rPr>
                <w:rFonts w:ascii="Swis721 LtCn BT" w:eastAsia="Swis721 LtCn BT" w:hAnsi="Swis721 LtCn BT" w:cs="Swis721 LtCn BT"/>
                <w:color w:val="000000"/>
              </w:rPr>
              <w:delText xml:space="preserve"> d</w:delText>
            </w:r>
          </w:del>
        </w:sdtContent>
      </w:sdt>
      <w:r w:rsidRPr="00D7714F">
        <w:rPr>
          <w:rFonts w:ascii="Swis721 LtCn BT" w:eastAsia="Swis721 LtCn BT" w:hAnsi="Swis721 LtCn BT" w:cs="Swis721 LtCn BT"/>
          <w:color w:val="000000"/>
        </w:rPr>
        <w:t xml:space="preserve">el PDU Anta </w:t>
      </w:r>
      <w:sdt>
        <w:sdtPr>
          <w:tag w:val="goog_rdk_138"/>
          <w:id w:val="1034710248"/>
        </w:sdtPr>
        <w:sdtContent>
          <w:ins w:id="5" w:author="Anonymous" w:date="2026-04-09T15:05:00Z">
            <w:r w:rsidRPr="00D7714F">
              <w:rPr>
                <w:rFonts w:ascii="Swis721 LtCn BT" w:eastAsia="Swis721 LtCn BT" w:hAnsi="Swis721 LtCn BT" w:cs="Swis721 LtCn BT"/>
                <w:color w:val="000000"/>
              </w:rPr>
              <w:t xml:space="preserve">corresponden a las </w:t>
            </w:r>
          </w:ins>
        </w:sdtContent>
      </w:sdt>
      <w:sdt>
        <w:sdtPr>
          <w:tag w:val="goog_rdk_139"/>
          <w:id w:val="-843589323"/>
        </w:sdtPr>
        <w:sdtContent>
          <w:del w:id="6" w:author="Anonymous" w:date="2026-04-09T15:05:00Z">
            <w:r w:rsidRPr="00D7714F">
              <w:rPr>
                <w:rFonts w:ascii="Swis721 LtCn BT" w:eastAsia="Swis721 LtCn BT" w:hAnsi="Swis721 LtCn BT" w:cs="Swis721 LtCn BT"/>
                <w:color w:val="000000"/>
              </w:rPr>
              <w:delText xml:space="preserve">se establecen las </w:delText>
            </w:r>
          </w:del>
        </w:sdtContent>
      </w:sdt>
      <w:r w:rsidRPr="00D7714F">
        <w:rPr>
          <w:rFonts w:ascii="Swis721 LtCn BT" w:eastAsia="Swis721 LtCn BT" w:hAnsi="Swis721 LtCn BT" w:cs="Swis721 LtCn BT"/>
          <w:color w:val="000000"/>
        </w:rPr>
        <w:t>siguientes categorías de zonificación, representadas gráficamente en el Mapa Zonificación de los Usos de Suelos (MP - 20) del PDU Anta y detalladas en la siguiente tabla:</w:t>
      </w:r>
    </w:p>
    <w:p w14:paraId="6720B7CE" w14:textId="77777777" w:rsidR="00537A02" w:rsidRPr="00D7714F" w:rsidRDefault="00537A02" w:rsidP="00537A02">
      <w:pPr>
        <w:pBdr>
          <w:top w:val="nil"/>
          <w:left w:val="nil"/>
          <w:bottom w:val="nil"/>
          <w:right w:val="nil"/>
          <w:between w:val="nil"/>
        </w:pBdr>
        <w:spacing w:after="80"/>
        <w:jc w:val="center"/>
        <w:rPr>
          <w:b/>
          <w:bCs/>
          <w:color w:val="000000"/>
          <w:sz w:val="20"/>
          <w:szCs w:val="20"/>
        </w:rPr>
      </w:pPr>
      <w:bookmarkStart w:id="7" w:name="_heading=h.6ikl7q9mzef6" w:colFirst="0" w:colLast="0"/>
      <w:bookmarkEnd w:id="7"/>
      <w:r w:rsidRPr="00D7714F">
        <w:br w:type="column"/>
      </w:r>
      <w:r w:rsidRPr="00D7714F">
        <w:rPr>
          <w:b/>
          <w:bCs/>
          <w:color w:val="000000"/>
          <w:sz w:val="20"/>
          <w:szCs w:val="20"/>
        </w:rPr>
        <w:t>Tabla N° 14. Tipologías de Zonificación</w:t>
      </w:r>
    </w:p>
    <w:tbl>
      <w:tblPr>
        <w:tblW w:w="6931"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Change w:id="8" w:author="Anonymous" w:date="2026-04-09T14:56:00Z">
          <w:tblPr>
            <w:tblW w:w="6931"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PrChange>
      </w:tblPr>
      <w:tblGrid>
        <w:gridCol w:w="1572"/>
        <w:gridCol w:w="1532"/>
        <w:gridCol w:w="936"/>
        <w:gridCol w:w="2891"/>
        <w:tblGridChange w:id="9">
          <w:tblGrid>
            <w:gridCol w:w="1572"/>
            <w:gridCol w:w="1532"/>
            <w:gridCol w:w="936"/>
            <w:gridCol w:w="2891"/>
          </w:tblGrid>
        </w:tblGridChange>
      </w:tblGrid>
      <w:sdt>
        <w:sdtPr>
          <w:rPr>
            <w:b/>
            <w:bCs/>
          </w:rPr>
          <w:tag w:val="goog_rdk_140"/>
          <w:id w:val="-1920100740"/>
        </w:sdtPr>
        <w:sdtContent>
          <w:tr w:rsidR="00537A02" w:rsidRPr="00D7714F" w14:paraId="7FA661EF" w14:textId="77777777" w:rsidTr="00565445">
            <w:trPr>
              <w:tblHeader/>
              <w:trPrChange w:id="10" w:author="Anonymous" w:date="2026-04-09T14:56:00Z">
                <w:trPr>
                  <w:gridAfter w:val="0"/>
                  <w:trHeight w:val="330"/>
                  <w:tblHeader/>
                </w:trPr>
              </w:trPrChange>
            </w:trPr>
            <w:tc>
              <w:tcPr>
                <w:tcW w:w="3104" w:type="dxa"/>
                <w:gridSpan w:val="2"/>
                <w:tcPrChange w:id="11" w:author="Anonymous" w:date="2026-04-09T14:56:00Z">
                  <w:tcPr>
                    <w:tcW w:w="0" w:type="auto"/>
                  </w:tcPr>
                </w:tcPrChange>
              </w:tcPr>
              <w:p w14:paraId="6D384B80" w14:textId="77777777" w:rsidR="00537A02" w:rsidRPr="00D7714F" w:rsidRDefault="00537A02" w:rsidP="00565445">
                <w:r w:rsidRPr="00D7714F">
                  <w:t>ZONAS</w:t>
                </w:r>
              </w:p>
            </w:tc>
            <w:tc>
              <w:tcPr>
                <w:tcW w:w="3827" w:type="dxa"/>
                <w:gridSpan w:val="2"/>
                <w:tcPrChange w:id="12" w:author="Anonymous" w:date="2026-04-09T14:56:00Z">
                  <w:tcPr>
                    <w:tcW w:w="0" w:type="auto"/>
                  </w:tcPr>
                </w:tcPrChange>
              </w:tcPr>
              <w:p w14:paraId="23B55C65" w14:textId="77777777" w:rsidR="00537A02" w:rsidRPr="00D7714F" w:rsidRDefault="00537A02" w:rsidP="00565445">
                <w:r w:rsidRPr="00D7714F">
                  <w:t>SUB ZONAS</w:t>
                </w:r>
              </w:p>
            </w:tc>
          </w:tr>
        </w:sdtContent>
      </w:sdt>
      <w:tr w:rsidR="00537A02" w:rsidRPr="00D7714F" w14:paraId="77103B8C" w14:textId="77777777" w:rsidTr="00565445">
        <w:trPr>
          <w:trHeight w:val="330"/>
        </w:trPr>
        <w:tc>
          <w:tcPr>
            <w:tcW w:w="1572" w:type="dxa"/>
            <w:vMerge w:val="restart"/>
          </w:tcPr>
          <w:p w14:paraId="2D080676" w14:textId="77777777" w:rsidR="00537A02" w:rsidRPr="00D7714F" w:rsidRDefault="00537A02" w:rsidP="00565445">
            <w:r w:rsidRPr="00D7714F">
              <w:t>ZONAS SEGÚN INTENSIDAD</w:t>
            </w:r>
          </w:p>
        </w:tc>
        <w:tc>
          <w:tcPr>
            <w:tcW w:w="1532" w:type="dxa"/>
            <w:vMerge w:val="restart"/>
          </w:tcPr>
          <w:p w14:paraId="27ECA16E" w14:textId="77777777" w:rsidR="00537A02" w:rsidRPr="00D7714F" w:rsidRDefault="00537A02" w:rsidP="00565445">
            <w:r w:rsidRPr="00D7714F">
              <w:t>Zona de densidad Alta (ZDA)</w:t>
            </w:r>
          </w:p>
        </w:tc>
        <w:tc>
          <w:tcPr>
            <w:tcW w:w="936" w:type="dxa"/>
          </w:tcPr>
          <w:p w14:paraId="3BF9B428" w14:textId="77777777" w:rsidR="00537A02" w:rsidRPr="00D7714F" w:rsidRDefault="00537A02" w:rsidP="00565445">
            <w:r w:rsidRPr="00D7714F">
              <w:t>ZDA-C</w:t>
            </w:r>
          </w:p>
        </w:tc>
        <w:tc>
          <w:tcPr>
            <w:tcW w:w="2891" w:type="dxa"/>
          </w:tcPr>
          <w:p w14:paraId="75812909" w14:textId="77777777" w:rsidR="00537A02" w:rsidRPr="00D7714F" w:rsidRDefault="00537A02" w:rsidP="00565445">
            <w:pPr>
              <w:jc w:val="both"/>
            </w:pPr>
            <w:r w:rsidRPr="00D7714F">
              <w:t>Zona de Densidad Alta – Corredor</w:t>
            </w:r>
          </w:p>
        </w:tc>
      </w:tr>
      <w:tr w:rsidR="00537A02" w:rsidRPr="00D7714F" w14:paraId="3042859E" w14:textId="77777777" w:rsidTr="00565445">
        <w:trPr>
          <w:trHeight w:val="330"/>
        </w:trPr>
        <w:tc>
          <w:tcPr>
            <w:tcW w:w="1572" w:type="dxa"/>
            <w:vMerge/>
          </w:tcPr>
          <w:p w14:paraId="44C95EAC"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7C41CD37"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036AA3EE" w14:textId="77777777" w:rsidR="00537A02" w:rsidRPr="00D7714F" w:rsidRDefault="00537A02" w:rsidP="00565445">
            <w:r w:rsidRPr="00D7714F">
              <w:t>ZDA-S</w:t>
            </w:r>
          </w:p>
        </w:tc>
        <w:tc>
          <w:tcPr>
            <w:tcW w:w="2891" w:type="dxa"/>
          </w:tcPr>
          <w:p w14:paraId="2D1F9922" w14:textId="77777777" w:rsidR="00537A02" w:rsidRPr="00D7714F" w:rsidRDefault="00537A02" w:rsidP="00565445">
            <w:pPr>
              <w:jc w:val="both"/>
            </w:pPr>
            <w:r w:rsidRPr="00D7714F">
              <w:t>Zona de Densidad Alta – Sector</w:t>
            </w:r>
          </w:p>
        </w:tc>
      </w:tr>
      <w:tr w:rsidR="00537A02" w:rsidRPr="00D7714F" w14:paraId="4D9814A1" w14:textId="77777777" w:rsidTr="00565445">
        <w:trPr>
          <w:trHeight w:val="330"/>
        </w:trPr>
        <w:tc>
          <w:tcPr>
            <w:tcW w:w="1572" w:type="dxa"/>
            <w:vMerge/>
          </w:tcPr>
          <w:p w14:paraId="030CD731"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val="restart"/>
          </w:tcPr>
          <w:p w14:paraId="1EA82FA5" w14:textId="77777777" w:rsidR="00537A02" w:rsidRPr="00D7714F" w:rsidRDefault="00537A02" w:rsidP="00565445">
            <w:r w:rsidRPr="00D7714F">
              <w:t>Zona de densidad Media (ZDM)</w:t>
            </w:r>
          </w:p>
        </w:tc>
        <w:tc>
          <w:tcPr>
            <w:tcW w:w="936" w:type="dxa"/>
          </w:tcPr>
          <w:p w14:paraId="3538934D" w14:textId="77777777" w:rsidR="00537A02" w:rsidRPr="00D7714F" w:rsidRDefault="00537A02" w:rsidP="00565445">
            <w:r w:rsidRPr="00D7714F">
              <w:t>ZDM-C-I</w:t>
            </w:r>
          </w:p>
        </w:tc>
        <w:tc>
          <w:tcPr>
            <w:tcW w:w="2891" w:type="dxa"/>
          </w:tcPr>
          <w:p w14:paraId="5677D0F4" w14:textId="77777777" w:rsidR="00537A02" w:rsidRPr="00D7714F" w:rsidRDefault="00537A02" w:rsidP="00565445">
            <w:pPr>
              <w:jc w:val="both"/>
            </w:pPr>
            <w:r w:rsidRPr="00D7714F">
              <w:t>Zona de Densidad Media – Corredor I</w:t>
            </w:r>
          </w:p>
        </w:tc>
      </w:tr>
      <w:tr w:rsidR="00537A02" w:rsidRPr="00D7714F" w14:paraId="7D046338" w14:textId="77777777" w:rsidTr="00565445">
        <w:trPr>
          <w:trHeight w:val="330"/>
        </w:trPr>
        <w:tc>
          <w:tcPr>
            <w:tcW w:w="1572" w:type="dxa"/>
            <w:vMerge/>
          </w:tcPr>
          <w:p w14:paraId="5E5C4538"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14D8624B"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C3F8EC4" w14:textId="77777777" w:rsidR="00537A02" w:rsidRPr="00D7714F" w:rsidRDefault="00537A02" w:rsidP="00565445">
            <w:r w:rsidRPr="00D7714F">
              <w:t>ZDM-C-II</w:t>
            </w:r>
          </w:p>
        </w:tc>
        <w:tc>
          <w:tcPr>
            <w:tcW w:w="2891" w:type="dxa"/>
          </w:tcPr>
          <w:p w14:paraId="3D54E5E5" w14:textId="77777777" w:rsidR="00537A02" w:rsidRPr="00D7714F" w:rsidRDefault="00537A02" w:rsidP="00565445">
            <w:pPr>
              <w:jc w:val="both"/>
            </w:pPr>
            <w:r w:rsidRPr="00D7714F">
              <w:t>Zona de Densidad Media – Corredor II</w:t>
            </w:r>
          </w:p>
        </w:tc>
      </w:tr>
      <w:tr w:rsidR="00537A02" w:rsidRPr="00D7714F" w14:paraId="105CBFD7" w14:textId="77777777" w:rsidTr="00565445">
        <w:trPr>
          <w:trHeight w:val="330"/>
        </w:trPr>
        <w:tc>
          <w:tcPr>
            <w:tcW w:w="1572" w:type="dxa"/>
            <w:vMerge/>
          </w:tcPr>
          <w:p w14:paraId="2C5F642A"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62926CCF"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26651AF7" w14:textId="77777777" w:rsidR="00537A02" w:rsidRPr="00D7714F" w:rsidRDefault="00537A02" w:rsidP="00565445">
            <w:r w:rsidRPr="00D7714F">
              <w:t>ZDM-S-I</w:t>
            </w:r>
          </w:p>
        </w:tc>
        <w:tc>
          <w:tcPr>
            <w:tcW w:w="2891" w:type="dxa"/>
          </w:tcPr>
          <w:p w14:paraId="0FC84070" w14:textId="77777777" w:rsidR="00537A02" w:rsidRPr="00D7714F" w:rsidRDefault="00537A02" w:rsidP="00565445">
            <w:pPr>
              <w:jc w:val="both"/>
            </w:pPr>
            <w:r w:rsidRPr="00D7714F">
              <w:t>Zona de Densidad Media – Sector I</w:t>
            </w:r>
          </w:p>
        </w:tc>
      </w:tr>
      <w:tr w:rsidR="00537A02" w:rsidRPr="00D7714F" w14:paraId="0786AE2D" w14:textId="77777777" w:rsidTr="00565445">
        <w:trPr>
          <w:trHeight w:val="330"/>
        </w:trPr>
        <w:tc>
          <w:tcPr>
            <w:tcW w:w="1572" w:type="dxa"/>
            <w:vMerge/>
          </w:tcPr>
          <w:p w14:paraId="51384298"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765F907D"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B37125B" w14:textId="77777777" w:rsidR="00537A02" w:rsidRPr="00D7714F" w:rsidRDefault="00537A02" w:rsidP="00565445">
            <w:r w:rsidRPr="00D7714F">
              <w:t>ZDM-S-II</w:t>
            </w:r>
          </w:p>
        </w:tc>
        <w:tc>
          <w:tcPr>
            <w:tcW w:w="2891" w:type="dxa"/>
          </w:tcPr>
          <w:p w14:paraId="1AC80C25" w14:textId="77777777" w:rsidR="00537A02" w:rsidRPr="00D7714F" w:rsidRDefault="00537A02" w:rsidP="00565445">
            <w:pPr>
              <w:jc w:val="both"/>
            </w:pPr>
            <w:r w:rsidRPr="00D7714F">
              <w:t>Zona de Densidad Media – Sector-II</w:t>
            </w:r>
          </w:p>
        </w:tc>
      </w:tr>
      <w:tr w:rsidR="00537A02" w:rsidRPr="00D7714F" w14:paraId="5423FF63" w14:textId="77777777" w:rsidTr="00565445">
        <w:trPr>
          <w:trHeight w:val="330"/>
        </w:trPr>
        <w:tc>
          <w:tcPr>
            <w:tcW w:w="1572" w:type="dxa"/>
            <w:vMerge/>
          </w:tcPr>
          <w:p w14:paraId="54D4B9CE"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7FE8FC48"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28235E4E" w14:textId="77777777" w:rsidR="00537A02" w:rsidRPr="00D7714F" w:rsidRDefault="00537A02" w:rsidP="00565445">
            <w:r w:rsidRPr="00D7714F">
              <w:t>ZDM-CR-I</w:t>
            </w:r>
          </w:p>
        </w:tc>
        <w:tc>
          <w:tcPr>
            <w:tcW w:w="2891" w:type="dxa"/>
          </w:tcPr>
          <w:p w14:paraId="6FE58B75" w14:textId="77777777" w:rsidR="00537A02" w:rsidRPr="00D7714F" w:rsidRDefault="00537A02" w:rsidP="00565445">
            <w:pPr>
              <w:jc w:val="both"/>
            </w:pPr>
            <w:r w:rsidRPr="00D7714F">
              <w:t>Zona de Densidad Media - Condiciones de Riesgo I</w:t>
            </w:r>
          </w:p>
        </w:tc>
      </w:tr>
      <w:tr w:rsidR="00537A02" w:rsidRPr="00D7714F" w14:paraId="0611E0D5" w14:textId="77777777" w:rsidTr="00565445">
        <w:trPr>
          <w:trHeight w:val="330"/>
        </w:trPr>
        <w:tc>
          <w:tcPr>
            <w:tcW w:w="1572" w:type="dxa"/>
            <w:vMerge/>
          </w:tcPr>
          <w:p w14:paraId="04096AC9"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7852511F"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08FF03A2" w14:textId="77777777" w:rsidR="00537A02" w:rsidRPr="00D7714F" w:rsidRDefault="00537A02" w:rsidP="00565445">
            <w:r w:rsidRPr="00D7714F">
              <w:t>ZDM-CR-II</w:t>
            </w:r>
          </w:p>
        </w:tc>
        <w:tc>
          <w:tcPr>
            <w:tcW w:w="2891" w:type="dxa"/>
          </w:tcPr>
          <w:p w14:paraId="3A3B0A96" w14:textId="77777777" w:rsidR="00537A02" w:rsidRPr="00D7714F" w:rsidRDefault="00537A02" w:rsidP="00565445">
            <w:pPr>
              <w:jc w:val="both"/>
            </w:pPr>
            <w:r w:rsidRPr="00D7714F">
              <w:t>Zona de Densidad Media - Condiciones de Riesgo II</w:t>
            </w:r>
          </w:p>
        </w:tc>
      </w:tr>
      <w:tr w:rsidR="00537A02" w:rsidRPr="00D7714F" w14:paraId="61913F54" w14:textId="77777777" w:rsidTr="00565445">
        <w:trPr>
          <w:trHeight w:val="330"/>
        </w:trPr>
        <w:tc>
          <w:tcPr>
            <w:tcW w:w="1572" w:type="dxa"/>
            <w:vMerge/>
          </w:tcPr>
          <w:p w14:paraId="76EAF1AA"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val="restart"/>
          </w:tcPr>
          <w:p w14:paraId="2E45FFFE" w14:textId="77777777" w:rsidR="00537A02" w:rsidRPr="00D7714F" w:rsidRDefault="00537A02" w:rsidP="00565445">
            <w:r w:rsidRPr="00D7714F">
              <w:t>Zona de densidad Baja (ZDB)</w:t>
            </w:r>
          </w:p>
        </w:tc>
        <w:tc>
          <w:tcPr>
            <w:tcW w:w="936" w:type="dxa"/>
          </w:tcPr>
          <w:p w14:paraId="4E7A8937" w14:textId="77777777" w:rsidR="00537A02" w:rsidRPr="00D7714F" w:rsidRDefault="00537A02" w:rsidP="00565445">
            <w:r w:rsidRPr="00D7714F">
              <w:t>ZDB-C-I</w:t>
            </w:r>
          </w:p>
        </w:tc>
        <w:tc>
          <w:tcPr>
            <w:tcW w:w="2891" w:type="dxa"/>
          </w:tcPr>
          <w:p w14:paraId="4DEEE9EE" w14:textId="77777777" w:rsidR="00537A02" w:rsidRPr="00D7714F" w:rsidRDefault="00537A02" w:rsidP="00565445">
            <w:pPr>
              <w:jc w:val="both"/>
            </w:pPr>
            <w:r w:rsidRPr="00D7714F">
              <w:t>Zona de Densidad Baja – Corredor I</w:t>
            </w:r>
          </w:p>
        </w:tc>
      </w:tr>
      <w:tr w:rsidR="00537A02" w:rsidRPr="00D7714F" w14:paraId="0FDA93C9" w14:textId="77777777" w:rsidTr="00565445">
        <w:trPr>
          <w:trHeight w:val="330"/>
        </w:trPr>
        <w:tc>
          <w:tcPr>
            <w:tcW w:w="1572" w:type="dxa"/>
            <w:vMerge/>
          </w:tcPr>
          <w:p w14:paraId="1C375AA0"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129C6F30"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16624DB8" w14:textId="77777777" w:rsidR="00537A02" w:rsidRPr="00D7714F" w:rsidRDefault="00537A02" w:rsidP="00565445">
            <w:r w:rsidRPr="00D7714F">
              <w:t>ZDB-C-II</w:t>
            </w:r>
          </w:p>
        </w:tc>
        <w:tc>
          <w:tcPr>
            <w:tcW w:w="2891" w:type="dxa"/>
          </w:tcPr>
          <w:p w14:paraId="544C580B" w14:textId="77777777" w:rsidR="00537A02" w:rsidRPr="00D7714F" w:rsidRDefault="00537A02" w:rsidP="00565445">
            <w:pPr>
              <w:jc w:val="both"/>
            </w:pPr>
            <w:r w:rsidRPr="00D7714F">
              <w:t>Zona de Densidad Baja – Corredor II</w:t>
            </w:r>
          </w:p>
        </w:tc>
      </w:tr>
      <w:tr w:rsidR="00537A02" w:rsidRPr="00D7714F" w14:paraId="41118A39" w14:textId="77777777" w:rsidTr="00565445">
        <w:trPr>
          <w:trHeight w:val="330"/>
        </w:trPr>
        <w:tc>
          <w:tcPr>
            <w:tcW w:w="1572" w:type="dxa"/>
            <w:vMerge/>
          </w:tcPr>
          <w:p w14:paraId="4F644E2D"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5617EB1D"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6EA39E69" w14:textId="77777777" w:rsidR="00537A02" w:rsidRPr="00D7714F" w:rsidRDefault="00537A02" w:rsidP="00565445">
            <w:r w:rsidRPr="00D7714F">
              <w:t>ZDB-S-I</w:t>
            </w:r>
          </w:p>
        </w:tc>
        <w:tc>
          <w:tcPr>
            <w:tcW w:w="2891" w:type="dxa"/>
          </w:tcPr>
          <w:p w14:paraId="16010B0C" w14:textId="77777777" w:rsidR="00537A02" w:rsidRPr="00D7714F" w:rsidRDefault="00537A02" w:rsidP="00565445">
            <w:pPr>
              <w:jc w:val="both"/>
            </w:pPr>
            <w:r w:rsidRPr="00D7714F">
              <w:t>Zona de Densidad Baja – Sector I</w:t>
            </w:r>
          </w:p>
        </w:tc>
      </w:tr>
      <w:tr w:rsidR="00537A02" w:rsidRPr="00D7714F" w14:paraId="7BDF42E6" w14:textId="77777777" w:rsidTr="00565445">
        <w:trPr>
          <w:trHeight w:val="330"/>
        </w:trPr>
        <w:tc>
          <w:tcPr>
            <w:tcW w:w="1572" w:type="dxa"/>
            <w:vMerge/>
          </w:tcPr>
          <w:p w14:paraId="58F095C1"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20AE0048"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E4D849A" w14:textId="77777777" w:rsidR="00537A02" w:rsidRPr="00D7714F" w:rsidRDefault="00537A02" w:rsidP="00565445">
            <w:r w:rsidRPr="00D7714F">
              <w:t>ZDB-S-II</w:t>
            </w:r>
          </w:p>
        </w:tc>
        <w:tc>
          <w:tcPr>
            <w:tcW w:w="2891" w:type="dxa"/>
          </w:tcPr>
          <w:p w14:paraId="0EE4D580" w14:textId="77777777" w:rsidR="00537A02" w:rsidRPr="00D7714F" w:rsidRDefault="00537A02" w:rsidP="00565445">
            <w:pPr>
              <w:jc w:val="both"/>
            </w:pPr>
            <w:r w:rsidRPr="00D7714F">
              <w:t>Zona de Densidad Baja – Sector II</w:t>
            </w:r>
          </w:p>
        </w:tc>
      </w:tr>
      <w:tr w:rsidR="00537A02" w:rsidRPr="00D7714F" w14:paraId="3B0E9BBF" w14:textId="77777777" w:rsidTr="00565445">
        <w:trPr>
          <w:trHeight w:val="330"/>
        </w:trPr>
        <w:tc>
          <w:tcPr>
            <w:tcW w:w="1572" w:type="dxa"/>
            <w:vMerge/>
          </w:tcPr>
          <w:p w14:paraId="3F16629F"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58D24B59"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16A16A27" w14:textId="77777777" w:rsidR="00537A02" w:rsidRPr="00D7714F" w:rsidRDefault="00537A02" w:rsidP="00565445">
            <w:r w:rsidRPr="00D7714F">
              <w:t>ZDB-CR-I</w:t>
            </w:r>
          </w:p>
        </w:tc>
        <w:tc>
          <w:tcPr>
            <w:tcW w:w="2891" w:type="dxa"/>
          </w:tcPr>
          <w:p w14:paraId="49722552" w14:textId="77777777" w:rsidR="00537A02" w:rsidRPr="00D7714F" w:rsidRDefault="00537A02" w:rsidP="00565445">
            <w:pPr>
              <w:jc w:val="both"/>
            </w:pPr>
            <w:r w:rsidRPr="00D7714F">
              <w:t>Zona de Densidad Baja - Condiciones de Riesgo I</w:t>
            </w:r>
          </w:p>
        </w:tc>
      </w:tr>
      <w:tr w:rsidR="00537A02" w:rsidRPr="00D7714F" w14:paraId="03657E0B" w14:textId="77777777" w:rsidTr="00565445">
        <w:trPr>
          <w:trHeight w:val="330"/>
        </w:trPr>
        <w:tc>
          <w:tcPr>
            <w:tcW w:w="1572" w:type="dxa"/>
            <w:vMerge/>
          </w:tcPr>
          <w:p w14:paraId="3A79C9E0"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6D4267E5"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2798AE02" w14:textId="77777777" w:rsidR="00537A02" w:rsidRPr="00D7714F" w:rsidRDefault="00537A02" w:rsidP="00565445">
            <w:r w:rsidRPr="00D7714F">
              <w:t>ZDB-CR-II</w:t>
            </w:r>
          </w:p>
        </w:tc>
        <w:tc>
          <w:tcPr>
            <w:tcW w:w="2891" w:type="dxa"/>
          </w:tcPr>
          <w:p w14:paraId="27585945" w14:textId="77777777" w:rsidR="00537A02" w:rsidRPr="00D7714F" w:rsidRDefault="00537A02" w:rsidP="00565445">
            <w:pPr>
              <w:jc w:val="both"/>
            </w:pPr>
            <w:r w:rsidRPr="00D7714F">
              <w:t>Zona de Densidad Baja - Condiciones de Riesgo II</w:t>
            </w:r>
          </w:p>
        </w:tc>
      </w:tr>
      <w:tr w:rsidR="00537A02" w:rsidRPr="00D7714F" w14:paraId="4A6DDB9C" w14:textId="77777777" w:rsidTr="00565445">
        <w:trPr>
          <w:trHeight w:val="330"/>
        </w:trPr>
        <w:tc>
          <w:tcPr>
            <w:tcW w:w="1572" w:type="dxa"/>
            <w:vMerge/>
          </w:tcPr>
          <w:p w14:paraId="67A11488"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val="restart"/>
          </w:tcPr>
          <w:p w14:paraId="299D8983" w14:textId="77777777" w:rsidR="00537A02" w:rsidRPr="00D7714F" w:rsidRDefault="00537A02" w:rsidP="00565445">
            <w:r w:rsidRPr="00D7714F">
              <w:t>Zona de densidad Muy Baja (ZDMB)</w:t>
            </w:r>
          </w:p>
        </w:tc>
        <w:tc>
          <w:tcPr>
            <w:tcW w:w="936" w:type="dxa"/>
          </w:tcPr>
          <w:p w14:paraId="1BB133D8" w14:textId="77777777" w:rsidR="00537A02" w:rsidRPr="00D7714F" w:rsidRDefault="00537A02" w:rsidP="00565445">
            <w:r w:rsidRPr="00D7714F">
              <w:t>ZDMB-S-I</w:t>
            </w:r>
          </w:p>
        </w:tc>
        <w:tc>
          <w:tcPr>
            <w:tcW w:w="2891" w:type="dxa"/>
          </w:tcPr>
          <w:p w14:paraId="781EA35B" w14:textId="77777777" w:rsidR="00537A02" w:rsidRPr="00D7714F" w:rsidRDefault="00537A02" w:rsidP="00565445">
            <w:pPr>
              <w:jc w:val="both"/>
            </w:pPr>
            <w:r w:rsidRPr="00D7714F">
              <w:t>Zona de Densidad Muy Baja – Sector tipo I</w:t>
            </w:r>
          </w:p>
        </w:tc>
      </w:tr>
      <w:tr w:rsidR="00537A02" w:rsidRPr="00D7714F" w14:paraId="6BB3C4B7" w14:textId="77777777" w:rsidTr="00565445">
        <w:trPr>
          <w:trHeight w:val="330"/>
        </w:trPr>
        <w:tc>
          <w:tcPr>
            <w:tcW w:w="1572" w:type="dxa"/>
            <w:vMerge/>
          </w:tcPr>
          <w:p w14:paraId="738ECBC2"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482BB462"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FB3E473" w14:textId="77777777" w:rsidR="00537A02" w:rsidRPr="00D7714F" w:rsidRDefault="00537A02" w:rsidP="00565445">
            <w:r w:rsidRPr="00D7714F">
              <w:t>ZDMB-S-II</w:t>
            </w:r>
          </w:p>
        </w:tc>
        <w:tc>
          <w:tcPr>
            <w:tcW w:w="2891" w:type="dxa"/>
          </w:tcPr>
          <w:p w14:paraId="434FE93E" w14:textId="77777777" w:rsidR="00537A02" w:rsidRPr="00D7714F" w:rsidRDefault="00537A02" w:rsidP="00565445">
            <w:pPr>
              <w:jc w:val="both"/>
            </w:pPr>
            <w:r w:rsidRPr="00D7714F">
              <w:t>Zona de Densidad Muy Baja – Sector tipo II</w:t>
            </w:r>
          </w:p>
        </w:tc>
      </w:tr>
      <w:tr w:rsidR="00537A02" w:rsidRPr="00D7714F" w14:paraId="0C2537B9" w14:textId="77777777" w:rsidTr="00565445">
        <w:trPr>
          <w:trHeight w:val="330"/>
        </w:trPr>
        <w:tc>
          <w:tcPr>
            <w:tcW w:w="1572" w:type="dxa"/>
            <w:vMerge/>
          </w:tcPr>
          <w:p w14:paraId="6A8E8E79"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79FCAAAB"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6D2C65D8" w14:textId="77777777" w:rsidR="00537A02" w:rsidRPr="00D7714F" w:rsidRDefault="00537A02" w:rsidP="00565445">
            <w:r w:rsidRPr="00D7714F">
              <w:t>ZDMB-S-III</w:t>
            </w:r>
          </w:p>
        </w:tc>
        <w:tc>
          <w:tcPr>
            <w:tcW w:w="2891" w:type="dxa"/>
          </w:tcPr>
          <w:p w14:paraId="5B4BF5E5" w14:textId="77777777" w:rsidR="00537A02" w:rsidRPr="00D7714F" w:rsidRDefault="00537A02" w:rsidP="00565445">
            <w:pPr>
              <w:jc w:val="both"/>
            </w:pPr>
            <w:r w:rsidRPr="00D7714F">
              <w:t>Zona de Densidad Muy Baja – Sector tipo III</w:t>
            </w:r>
          </w:p>
        </w:tc>
      </w:tr>
      <w:tr w:rsidR="00537A02" w:rsidRPr="00D7714F" w14:paraId="7BDC5DD0" w14:textId="77777777" w:rsidTr="00565445">
        <w:trPr>
          <w:trHeight w:val="330"/>
        </w:trPr>
        <w:tc>
          <w:tcPr>
            <w:tcW w:w="1572" w:type="dxa"/>
            <w:vMerge/>
          </w:tcPr>
          <w:p w14:paraId="0AD76C68"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05668E1A"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A663763" w14:textId="77777777" w:rsidR="00537A02" w:rsidRPr="00D7714F" w:rsidRDefault="00537A02" w:rsidP="00565445">
            <w:r w:rsidRPr="00D7714F">
              <w:t>ZDMB-CR</w:t>
            </w:r>
          </w:p>
        </w:tc>
        <w:tc>
          <w:tcPr>
            <w:tcW w:w="2891" w:type="dxa"/>
          </w:tcPr>
          <w:p w14:paraId="4E67B6CB" w14:textId="77777777" w:rsidR="00537A02" w:rsidRPr="00D7714F" w:rsidRDefault="00537A02" w:rsidP="00565445">
            <w:pPr>
              <w:jc w:val="both"/>
            </w:pPr>
            <w:r w:rsidRPr="00D7714F">
              <w:t>Zona de Densidad Muy Baja - Condiciones de Riesgo</w:t>
            </w:r>
          </w:p>
        </w:tc>
      </w:tr>
      <w:tr w:rsidR="00537A02" w:rsidRPr="00D7714F" w14:paraId="64047F47" w14:textId="77777777" w:rsidTr="00565445">
        <w:trPr>
          <w:trHeight w:val="330"/>
        </w:trPr>
        <w:tc>
          <w:tcPr>
            <w:tcW w:w="1572" w:type="dxa"/>
            <w:vMerge w:val="restart"/>
          </w:tcPr>
          <w:p w14:paraId="5007ED1F" w14:textId="77777777" w:rsidR="00537A02" w:rsidRPr="00D7714F" w:rsidRDefault="00537A02" w:rsidP="00565445">
            <w:r w:rsidRPr="00D7714F">
              <w:t>ZONAS SEGÚN USO</w:t>
            </w:r>
          </w:p>
        </w:tc>
        <w:tc>
          <w:tcPr>
            <w:tcW w:w="1532" w:type="dxa"/>
            <w:vMerge w:val="restart"/>
          </w:tcPr>
          <w:p w14:paraId="5B20A224" w14:textId="77777777" w:rsidR="00537A02" w:rsidRPr="00D7714F" w:rsidRDefault="00537A02" w:rsidP="00565445">
            <w:r w:rsidRPr="00D7714F">
              <w:t>Zona de servicios públicos complementarios – Educación (ZSPC-E)</w:t>
            </w:r>
          </w:p>
        </w:tc>
        <w:tc>
          <w:tcPr>
            <w:tcW w:w="936" w:type="dxa"/>
          </w:tcPr>
          <w:p w14:paraId="0DF91DCA" w14:textId="77777777" w:rsidR="00537A02" w:rsidRPr="00D7714F" w:rsidRDefault="00537A02" w:rsidP="00565445">
            <w:r w:rsidRPr="00D7714F">
              <w:t>E1</w:t>
            </w:r>
          </w:p>
        </w:tc>
        <w:tc>
          <w:tcPr>
            <w:tcW w:w="2891" w:type="dxa"/>
          </w:tcPr>
          <w:p w14:paraId="28F898A3" w14:textId="77777777" w:rsidR="00537A02" w:rsidRPr="00D7714F" w:rsidRDefault="00537A02" w:rsidP="00565445">
            <w:pPr>
              <w:jc w:val="both"/>
            </w:pPr>
            <w:r w:rsidRPr="00D7714F">
              <w:t>Educación Básica</w:t>
            </w:r>
          </w:p>
        </w:tc>
      </w:tr>
      <w:tr w:rsidR="00537A02" w:rsidRPr="00D7714F" w14:paraId="058AA5B0" w14:textId="77777777" w:rsidTr="00565445">
        <w:trPr>
          <w:trHeight w:val="330"/>
        </w:trPr>
        <w:tc>
          <w:tcPr>
            <w:tcW w:w="1572" w:type="dxa"/>
            <w:vMerge/>
          </w:tcPr>
          <w:p w14:paraId="1B93AD5F"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0B6EE28B"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37F5977C" w14:textId="77777777" w:rsidR="00537A02" w:rsidRPr="00D7714F" w:rsidRDefault="00537A02" w:rsidP="00565445">
            <w:r w:rsidRPr="00D7714F">
              <w:t>E1’</w:t>
            </w:r>
          </w:p>
        </w:tc>
        <w:tc>
          <w:tcPr>
            <w:tcW w:w="2891" w:type="dxa"/>
          </w:tcPr>
          <w:p w14:paraId="63C1313C" w14:textId="77777777" w:rsidR="00537A02" w:rsidRPr="00D7714F" w:rsidRDefault="00537A02" w:rsidP="00565445">
            <w:pPr>
              <w:jc w:val="both"/>
            </w:pPr>
            <w:r w:rsidRPr="00D7714F">
              <w:t>Educación Técnico Productivo</w:t>
            </w:r>
          </w:p>
        </w:tc>
      </w:tr>
      <w:tr w:rsidR="00537A02" w:rsidRPr="00D7714F" w14:paraId="0EFFBC9A" w14:textId="77777777" w:rsidTr="00565445">
        <w:trPr>
          <w:trHeight w:val="330"/>
        </w:trPr>
        <w:tc>
          <w:tcPr>
            <w:tcW w:w="1572" w:type="dxa"/>
            <w:vMerge/>
          </w:tcPr>
          <w:p w14:paraId="33031114"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17B2F254"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7072D9F" w14:textId="77777777" w:rsidR="00537A02" w:rsidRPr="00D7714F" w:rsidRDefault="00537A02" w:rsidP="00565445">
            <w:r w:rsidRPr="00D7714F">
              <w:t>E2</w:t>
            </w:r>
          </w:p>
        </w:tc>
        <w:tc>
          <w:tcPr>
            <w:tcW w:w="2891" w:type="dxa"/>
          </w:tcPr>
          <w:p w14:paraId="796E13EF" w14:textId="77777777" w:rsidR="00537A02" w:rsidRPr="00D7714F" w:rsidRDefault="00537A02" w:rsidP="00565445">
            <w:pPr>
              <w:jc w:val="both"/>
            </w:pPr>
            <w:r w:rsidRPr="00D7714F">
              <w:t>Educación Superior Tecnológica</w:t>
            </w:r>
          </w:p>
        </w:tc>
      </w:tr>
      <w:tr w:rsidR="00537A02" w:rsidRPr="00D7714F" w14:paraId="275E68C8" w14:textId="77777777" w:rsidTr="00565445">
        <w:trPr>
          <w:trHeight w:val="330"/>
        </w:trPr>
        <w:tc>
          <w:tcPr>
            <w:tcW w:w="1572" w:type="dxa"/>
            <w:vMerge/>
          </w:tcPr>
          <w:p w14:paraId="03F30E54"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val="restart"/>
          </w:tcPr>
          <w:p w14:paraId="1E7970B4" w14:textId="77777777" w:rsidR="00537A02" w:rsidRPr="00D7714F" w:rsidRDefault="00537A02" w:rsidP="00565445">
            <w:r w:rsidRPr="00D7714F">
              <w:t>Zona de servicios públicos complementari</w:t>
            </w:r>
            <w:r w:rsidRPr="00D7714F">
              <w:t>os – Salud (ZSPC-S)</w:t>
            </w:r>
          </w:p>
        </w:tc>
        <w:tc>
          <w:tcPr>
            <w:tcW w:w="936" w:type="dxa"/>
          </w:tcPr>
          <w:p w14:paraId="33E5681B" w14:textId="77777777" w:rsidR="00537A02" w:rsidRPr="00D7714F" w:rsidRDefault="00537A02" w:rsidP="00565445">
            <w:r w:rsidRPr="00D7714F">
              <w:t>H1</w:t>
            </w:r>
          </w:p>
        </w:tc>
        <w:tc>
          <w:tcPr>
            <w:tcW w:w="2891" w:type="dxa"/>
          </w:tcPr>
          <w:p w14:paraId="02D7AEED" w14:textId="77777777" w:rsidR="00537A02" w:rsidRPr="00D7714F" w:rsidRDefault="00537A02" w:rsidP="00565445">
            <w:pPr>
              <w:jc w:val="both"/>
            </w:pPr>
            <w:r w:rsidRPr="00D7714F">
              <w:t>Posta Médica</w:t>
            </w:r>
          </w:p>
        </w:tc>
      </w:tr>
      <w:tr w:rsidR="00537A02" w:rsidRPr="00D7714F" w14:paraId="501CCE55" w14:textId="77777777" w:rsidTr="00565445">
        <w:trPr>
          <w:trHeight w:val="330"/>
        </w:trPr>
        <w:tc>
          <w:tcPr>
            <w:tcW w:w="1572" w:type="dxa"/>
            <w:vMerge/>
          </w:tcPr>
          <w:p w14:paraId="6BE67A5A"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03F0BA4C"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527A2CB" w14:textId="77777777" w:rsidR="00537A02" w:rsidRPr="00D7714F" w:rsidRDefault="00537A02" w:rsidP="00565445">
            <w:r w:rsidRPr="00D7714F">
              <w:t>H2</w:t>
            </w:r>
          </w:p>
        </w:tc>
        <w:tc>
          <w:tcPr>
            <w:tcW w:w="2891" w:type="dxa"/>
          </w:tcPr>
          <w:p w14:paraId="1C9D0D88" w14:textId="77777777" w:rsidR="00537A02" w:rsidRPr="00D7714F" w:rsidRDefault="00537A02" w:rsidP="00565445">
            <w:pPr>
              <w:jc w:val="both"/>
            </w:pPr>
            <w:r w:rsidRPr="00D7714F">
              <w:t>Centro de Salud</w:t>
            </w:r>
          </w:p>
        </w:tc>
      </w:tr>
      <w:tr w:rsidR="00537A02" w:rsidRPr="00D7714F" w14:paraId="21808290" w14:textId="77777777" w:rsidTr="00565445">
        <w:trPr>
          <w:trHeight w:val="330"/>
        </w:trPr>
        <w:tc>
          <w:tcPr>
            <w:tcW w:w="1572" w:type="dxa"/>
            <w:vMerge/>
          </w:tcPr>
          <w:p w14:paraId="7C2467FE"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1BB688AA"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4A5B24E" w14:textId="77777777" w:rsidR="00537A02" w:rsidRPr="00D7714F" w:rsidRDefault="00537A02" w:rsidP="00565445">
            <w:r w:rsidRPr="00D7714F">
              <w:t>H3</w:t>
            </w:r>
          </w:p>
        </w:tc>
        <w:tc>
          <w:tcPr>
            <w:tcW w:w="2891" w:type="dxa"/>
          </w:tcPr>
          <w:p w14:paraId="23B63E4B" w14:textId="77777777" w:rsidR="00537A02" w:rsidRPr="00D7714F" w:rsidRDefault="00537A02" w:rsidP="00565445">
            <w:pPr>
              <w:jc w:val="both"/>
            </w:pPr>
            <w:r w:rsidRPr="00D7714F">
              <w:t>Hospital General</w:t>
            </w:r>
          </w:p>
        </w:tc>
      </w:tr>
      <w:tr w:rsidR="00537A02" w:rsidRPr="00D7714F" w14:paraId="1255057F" w14:textId="77777777" w:rsidTr="00565445">
        <w:trPr>
          <w:trHeight w:val="510"/>
        </w:trPr>
        <w:tc>
          <w:tcPr>
            <w:tcW w:w="1572" w:type="dxa"/>
            <w:vMerge/>
          </w:tcPr>
          <w:p w14:paraId="5A1D9472" w14:textId="77777777" w:rsidR="00537A02" w:rsidRPr="00D7714F" w:rsidRDefault="00537A02" w:rsidP="00565445">
            <w:pPr>
              <w:widowControl w:val="0"/>
              <w:pBdr>
                <w:top w:val="nil"/>
                <w:left w:val="nil"/>
                <w:bottom w:val="nil"/>
                <w:right w:val="nil"/>
                <w:between w:val="nil"/>
              </w:pBdr>
              <w:spacing w:line="276" w:lineRule="auto"/>
            </w:pPr>
          </w:p>
        </w:tc>
        <w:tc>
          <w:tcPr>
            <w:tcW w:w="1532" w:type="dxa"/>
          </w:tcPr>
          <w:p w14:paraId="3BD4B3DA" w14:textId="77777777" w:rsidR="00537A02" w:rsidRPr="00D7714F" w:rsidRDefault="00537A02" w:rsidP="00565445">
            <w:r w:rsidRPr="00D7714F">
              <w:t>Zona de Recreación Pública (ZRP)</w:t>
            </w:r>
          </w:p>
        </w:tc>
        <w:tc>
          <w:tcPr>
            <w:tcW w:w="936" w:type="dxa"/>
          </w:tcPr>
          <w:p w14:paraId="6A049540" w14:textId="77777777" w:rsidR="00537A02" w:rsidRPr="00D7714F" w:rsidRDefault="00537A02" w:rsidP="00565445">
            <w:r w:rsidRPr="00D7714F">
              <w:t>ZRP</w:t>
            </w:r>
          </w:p>
        </w:tc>
        <w:tc>
          <w:tcPr>
            <w:tcW w:w="2891" w:type="dxa"/>
          </w:tcPr>
          <w:p w14:paraId="4CDE9709" w14:textId="77777777" w:rsidR="00537A02" w:rsidRPr="00D7714F" w:rsidRDefault="00537A02" w:rsidP="00565445">
            <w:pPr>
              <w:jc w:val="both"/>
            </w:pPr>
            <w:r w:rsidRPr="00D7714F">
              <w:t>Zona de Recreación Pública</w:t>
            </w:r>
          </w:p>
        </w:tc>
      </w:tr>
      <w:tr w:rsidR="00537A02" w:rsidRPr="00D7714F" w14:paraId="798E86AF" w14:textId="77777777" w:rsidTr="00565445">
        <w:trPr>
          <w:trHeight w:val="330"/>
        </w:trPr>
        <w:tc>
          <w:tcPr>
            <w:tcW w:w="1572" w:type="dxa"/>
            <w:vMerge/>
          </w:tcPr>
          <w:p w14:paraId="62C088B7" w14:textId="77777777" w:rsidR="00537A02" w:rsidRPr="00D7714F" w:rsidRDefault="00537A02" w:rsidP="00565445">
            <w:pPr>
              <w:widowControl w:val="0"/>
              <w:pBdr>
                <w:top w:val="nil"/>
                <w:left w:val="nil"/>
                <w:bottom w:val="nil"/>
                <w:right w:val="nil"/>
                <w:between w:val="nil"/>
              </w:pBdr>
              <w:spacing w:line="276" w:lineRule="auto"/>
            </w:pPr>
          </w:p>
        </w:tc>
        <w:tc>
          <w:tcPr>
            <w:tcW w:w="1532" w:type="dxa"/>
          </w:tcPr>
          <w:p w14:paraId="0F49BB6F" w14:textId="77777777" w:rsidR="00537A02" w:rsidRPr="00D7714F" w:rsidRDefault="00537A02" w:rsidP="00565445">
            <w:r w:rsidRPr="00D7714F">
              <w:t>Zona de Otros Usos (ZOU)</w:t>
            </w:r>
          </w:p>
        </w:tc>
        <w:tc>
          <w:tcPr>
            <w:tcW w:w="936" w:type="dxa"/>
          </w:tcPr>
          <w:p w14:paraId="1AA85AD5" w14:textId="77777777" w:rsidR="00537A02" w:rsidRPr="00D7714F" w:rsidRDefault="00537A02" w:rsidP="00565445">
            <w:r w:rsidRPr="00D7714F">
              <w:t>ZOU</w:t>
            </w:r>
          </w:p>
        </w:tc>
        <w:tc>
          <w:tcPr>
            <w:tcW w:w="2891" w:type="dxa"/>
          </w:tcPr>
          <w:p w14:paraId="47B1581F" w14:textId="77777777" w:rsidR="00537A02" w:rsidRPr="00D7714F" w:rsidRDefault="00537A02" w:rsidP="00565445">
            <w:pPr>
              <w:jc w:val="both"/>
            </w:pPr>
            <w:r w:rsidRPr="00D7714F">
              <w:t>Zona de Otros Usos</w:t>
            </w:r>
          </w:p>
        </w:tc>
      </w:tr>
      <w:tr w:rsidR="00537A02" w:rsidRPr="00D7714F" w14:paraId="5B5B96C8" w14:textId="77777777" w:rsidTr="00565445">
        <w:trPr>
          <w:trHeight w:val="330"/>
        </w:trPr>
        <w:tc>
          <w:tcPr>
            <w:tcW w:w="1572" w:type="dxa"/>
            <w:vMerge/>
          </w:tcPr>
          <w:p w14:paraId="6BD1D737"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val="restart"/>
          </w:tcPr>
          <w:p w14:paraId="6C3A4BB1" w14:textId="77777777" w:rsidR="00537A02" w:rsidRPr="00D7714F" w:rsidRDefault="00537A02" w:rsidP="00565445">
            <w:r w:rsidRPr="00D7714F">
              <w:t>Zona Industrial (ZI)</w:t>
            </w:r>
          </w:p>
        </w:tc>
        <w:tc>
          <w:tcPr>
            <w:tcW w:w="936" w:type="dxa"/>
          </w:tcPr>
          <w:p w14:paraId="1376C91A" w14:textId="77777777" w:rsidR="00537A02" w:rsidRPr="00D7714F" w:rsidRDefault="00537A02" w:rsidP="00565445">
            <w:r w:rsidRPr="00D7714F">
              <w:t>I1</w:t>
            </w:r>
          </w:p>
        </w:tc>
        <w:tc>
          <w:tcPr>
            <w:tcW w:w="2891" w:type="dxa"/>
          </w:tcPr>
          <w:p w14:paraId="4F0DB167" w14:textId="77777777" w:rsidR="00537A02" w:rsidRPr="00D7714F" w:rsidRDefault="00537A02" w:rsidP="00565445">
            <w:pPr>
              <w:jc w:val="both"/>
            </w:pPr>
            <w:r w:rsidRPr="00D7714F">
              <w:t>Industria Elemental y Complementaria</w:t>
            </w:r>
          </w:p>
        </w:tc>
      </w:tr>
      <w:tr w:rsidR="00537A02" w:rsidRPr="00D7714F" w14:paraId="11265C74" w14:textId="77777777" w:rsidTr="00565445">
        <w:trPr>
          <w:trHeight w:val="330"/>
        </w:trPr>
        <w:tc>
          <w:tcPr>
            <w:tcW w:w="1572" w:type="dxa"/>
            <w:vMerge/>
          </w:tcPr>
          <w:p w14:paraId="63B452BE"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17D725EE"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33D6EC4F" w14:textId="77777777" w:rsidR="00537A02" w:rsidRPr="00D7714F" w:rsidRDefault="00537A02" w:rsidP="00565445">
            <w:r w:rsidRPr="00D7714F">
              <w:t>I2</w:t>
            </w:r>
          </w:p>
        </w:tc>
        <w:tc>
          <w:tcPr>
            <w:tcW w:w="2891" w:type="dxa"/>
          </w:tcPr>
          <w:p w14:paraId="57346C2A" w14:textId="77777777" w:rsidR="00537A02" w:rsidRPr="00D7714F" w:rsidRDefault="00537A02" w:rsidP="00565445">
            <w:pPr>
              <w:jc w:val="both"/>
            </w:pPr>
            <w:r w:rsidRPr="00D7714F">
              <w:t>Industria liviana</w:t>
            </w:r>
          </w:p>
        </w:tc>
      </w:tr>
      <w:tr w:rsidR="00537A02" w:rsidRPr="00D7714F" w14:paraId="3C6C00F3" w14:textId="77777777" w:rsidTr="00565445">
        <w:trPr>
          <w:trHeight w:val="330"/>
        </w:trPr>
        <w:tc>
          <w:tcPr>
            <w:tcW w:w="1572" w:type="dxa"/>
            <w:vMerge/>
          </w:tcPr>
          <w:p w14:paraId="07B595C7" w14:textId="77777777" w:rsidR="00537A02" w:rsidRPr="00D7714F" w:rsidRDefault="00537A02" w:rsidP="00565445">
            <w:pPr>
              <w:widowControl w:val="0"/>
              <w:pBdr>
                <w:top w:val="nil"/>
                <w:left w:val="nil"/>
                <w:bottom w:val="nil"/>
                <w:right w:val="nil"/>
                <w:between w:val="nil"/>
              </w:pBdr>
              <w:spacing w:line="276" w:lineRule="auto"/>
            </w:pPr>
          </w:p>
        </w:tc>
        <w:tc>
          <w:tcPr>
            <w:tcW w:w="1532" w:type="dxa"/>
          </w:tcPr>
          <w:p w14:paraId="5C3F9948" w14:textId="77777777" w:rsidR="00537A02" w:rsidRPr="00D7714F" w:rsidRDefault="00537A02" w:rsidP="00565445">
            <w:r w:rsidRPr="00D7714F">
              <w:t>Zona Agraria (ZA)</w:t>
            </w:r>
          </w:p>
        </w:tc>
        <w:tc>
          <w:tcPr>
            <w:tcW w:w="936" w:type="dxa"/>
          </w:tcPr>
          <w:p w14:paraId="0EE83C85" w14:textId="77777777" w:rsidR="00537A02" w:rsidRPr="00D7714F" w:rsidRDefault="00537A02" w:rsidP="00565445">
            <w:r w:rsidRPr="00D7714F">
              <w:t>ZA</w:t>
            </w:r>
          </w:p>
        </w:tc>
        <w:tc>
          <w:tcPr>
            <w:tcW w:w="2891" w:type="dxa"/>
          </w:tcPr>
          <w:p w14:paraId="7E667A3A" w14:textId="77777777" w:rsidR="00537A02" w:rsidRPr="00D7714F" w:rsidRDefault="00537A02" w:rsidP="00565445">
            <w:pPr>
              <w:jc w:val="both"/>
            </w:pPr>
            <w:r w:rsidRPr="00D7714F">
              <w:t>Zona Agraria</w:t>
            </w:r>
          </w:p>
        </w:tc>
      </w:tr>
      <w:tr w:rsidR="00537A02" w:rsidRPr="00D7714F" w14:paraId="5AF72AA7" w14:textId="77777777" w:rsidTr="00565445">
        <w:trPr>
          <w:trHeight w:val="330"/>
        </w:trPr>
        <w:tc>
          <w:tcPr>
            <w:tcW w:w="1572" w:type="dxa"/>
            <w:vMerge w:val="restart"/>
          </w:tcPr>
          <w:p w14:paraId="166D4A1D" w14:textId="77777777" w:rsidR="00537A02" w:rsidRPr="00D7714F" w:rsidRDefault="00537A02" w:rsidP="00565445">
            <w:r w:rsidRPr="00D7714F">
              <w:t>ZONAS DE CARACTERÍSTICAS PARTICULARES</w:t>
            </w:r>
          </w:p>
        </w:tc>
        <w:tc>
          <w:tcPr>
            <w:tcW w:w="1532" w:type="dxa"/>
          </w:tcPr>
          <w:p w14:paraId="79C0FA39" w14:textId="77777777" w:rsidR="00537A02" w:rsidRPr="00D7714F" w:rsidRDefault="00537A02" w:rsidP="00565445">
            <w:r w:rsidRPr="00D7714F">
              <w:t>Zona Monumental (ZM)</w:t>
            </w:r>
          </w:p>
        </w:tc>
        <w:tc>
          <w:tcPr>
            <w:tcW w:w="936" w:type="dxa"/>
          </w:tcPr>
          <w:p w14:paraId="7B4C45AE" w14:textId="77777777" w:rsidR="00537A02" w:rsidRPr="00D7714F" w:rsidRDefault="00537A02" w:rsidP="00565445">
            <w:r w:rsidRPr="00D7714F">
              <w:t>ZM</w:t>
            </w:r>
          </w:p>
        </w:tc>
        <w:tc>
          <w:tcPr>
            <w:tcW w:w="2891" w:type="dxa"/>
          </w:tcPr>
          <w:p w14:paraId="381A107C" w14:textId="77777777" w:rsidR="00537A02" w:rsidRPr="00D7714F" w:rsidRDefault="00537A02" w:rsidP="00565445">
            <w:pPr>
              <w:jc w:val="both"/>
            </w:pPr>
            <w:r w:rsidRPr="00D7714F">
              <w:t>Zona Monumental</w:t>
            </w:r>
          </w:p>
        </w:tc>
      </w:tr>
      <w:tr w:rsidR="00537A02" w:rsidRPr="00D7714F" w14:paraId="2BDF506B" w14:textId="77777777" w:rsidTr="00565445">
        <w:trPr>
          <w:trHeight w:val="330"/>
        </w:trPr>
        <w:tc>
          <w:tcPr>
            <w:tcW w:w="1572" w:type="dxa"/>
            <w:vMerge/>
          </w:tcPr>
          <w:p w14:paraId="572C3F0E"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val="restart"/>
          </w:tcPr>
          <w:p w14:paraId="577BD5A0" w14:textId="77777777" w:rsidR="00537A02" w:rsidRPr="00D7714F" w:rsidRDefault="00537A02" w:rsidP="00565445">
            <w:r w:rsidRPr="00D7714F">
              <w:t>Zona de Protección Ambiental (ZPA)</w:t>
            </w:r>
          </w:p>
        </w:tc>
        <w:tc>
          <w:tcPr>
            <w:tcW w:w="936" w:type="dxa"/>
          </w:tcPr>
          <w:p w14:paraId="44BF3749" w14:textId="77777777" w:rsidR="00537A02" w:rsidRPr="00D7714F" w:rsidRDefault="00537A02" w:rsidP="00565445">
            <w:r w:rsidRPr="00D7714F">
              <w:t>ZPA-RH</w:t>
            </w:r>
          </w:p>
        </w:tc>
        <w:tc>
          <w:tcPr>
            <w:tcW w:w="2891" w:type="dxa"/>
          </w:tcPr>
          <w:p w14:paraId="76B8D564" w14:textId="77777777" w:rsidR="00537A02" w:rsidRPr="00D7714F" w:rsidRDefault="00537A02" w:rsidP="00565445">
            <w:pPr>
              <w:jc w:val="both"/>
            </w:pPr>
            <w:r w:rsidRPr="00D7714F">
              <w:t>Zona de Protección Ambiental por Recursos Hídricos</w:t>
            </w:r>
          </w:p>
        </w:tc>
      </w:tr>
      <w:tr w:rsidR="00537A02" w:rsidRPr="00D7714F" w14:paraId="205DAF49" w14:textId="77777777" w:rsidTr="00565445">
        <w:trPr>
          <w:trHeight w:val="330"/>
        </w:trPr>
        <w:tc>
          <w:tcPr>
            <w:tcW w:w="1572" w:type="dxa"/>
            <w:vMerge/>
          </w:tcPr>
          <w:p w14:paraId="311CF2B6"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3E9801CA"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68897BC5" w14:textId="77777777" w:rsidR="00537A02" w:rsidRPr="00D7714F" w:rsidRDefault="00537A02" w:rsidP="00565445">
            <w:r w:rsidRPr="00D7714F">
              <w:t>ZPA-CE</w:t>
            </w:r>
          </w:p>
        </w:tc>
        <w:tc>
          <w:tcPr>
            <w:tcW w:w="2891" w:type="dxa"/>
          </w:tcPr>
          <w:p w14:paraId="7D5E2927" w14:textId="77777777" w:rsidR="00537A02" w:rsidRPr="00D7714F" w:rsidRDefault="00537A02" w:rsidP="00565445">
            <w:pPr>
              <w:jc w:val="both"/>
            </w:pPr>
            <w:r w:rsidRPr="00D7714F">
              <w:t>Zona de Protección Ambiental por Conservación Ecológica</w:t>
            </w:r>
          </w:p>
        </w:tc>
      </w:tr>
      <w:tr w:rsidR="00537A02" w:rsidRPr="00D7714F" w14:paraId="5C4FBEE9" w14:textId="77777777" w:rsidTr="00565445">
        <w:trPr>
          <w:trHeight w:val="330"/>
        </w:trPr>
        <w:tc>
          <w:tcPr>
            <w:tcW w:w="1572" w:type="dxa"/>
            <w:vMerge/>
          </w:tcPr>
          <w:p w14:paraId="451A4F92"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1D6B7BE4"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3F7CAA3A" w14:textId="77777777" w:rsidR="00537A02" w:rsidRPr="00D7714F" w:rsidRDefault="00537A02" w:rsidP="00565445">
            <w:r w:rsidRPr="00D7714F">
              <w:t>ZPA-IERE</w:t>
            </w:r>
          </w:p>
        </w:tc>
        <w:tc>
          <w:tcPr>
            <w:tcW w:w="2891" w:type="dxa"/>
          </w:tcPr>
          <w:p w14:paraId="2C9B4917" w14:textId="77777777" w:rsidR="00537A02" w:rsidRPr="00D7714F" w:rsidRDefault="00537A02" w:rsidP="00565445">
            <w:pPr>
              <w:jc w:val="both"/>
            </w:pPr>
            <w:r w:rsidRPr="00D7714F">
              <w:t>Zona de Protección Ambiental por Intervención Especial y Recuperación de Ecosistemas</w:t>
            </w:r>
          </w:p>
        </w:tc>
      </w:tr>
      <w:tr w:rsidR="00537A02" w:rsidRPr="00D7714F" w14:paraId="3FABFD03" w14:textId="77777777" w:rsidTr="00565445">
        <w:trPr>
          <w:trHeight w:val="330"/>
        </w:trPr>
        <w:tc>
          <w:tcPr>
            <w:tcW w:w="1572" w:type="dxa"/>
            <w:vMerge/>
          </w:tcPr>
          <w:p w14:paraId="7A5BDC63"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val="restart"/>
          </w:tcPr>
          <w:p w14:paraId="3122C9D0" w14:textId="77777777" w:rsidR="00537A02" w:rsidRPr="00D7714F" w:rsidRDefault="00537A02" w:rsidP="00565445">
            <w:r w:rsidRPr="00D7714F">
              <w:t>Zona De Reglamentación Especial (ZRE)</w:t>
            </w:r>
          </w:p>
        </w:tc>
        <w:tc>
          <w:tcPr>
            <w:tcW w:w="936" w:type="dxa"/>
          </w:tcPr>
          <w:p w14:paraId="1EA4F02E" w14:textId="77777777" w:rsidR="00537A02" w:rsidRPr="00D7714F" w:rsidRDefault="00537A02" w:rsidP="00565445">
            <w:r w:rsidRPr="00D7714F">
              <w:t>ZRE-NU-P</w:t>
            </w:r>
          </w:p>
        </w:tc>
        <w:tc>
          <w:tcPr>
            <w:tcW w:w="2891" w:type="dxa"/>
          </w:tcPr>
          <w:p w14:paraId="389ED05B" w14:textId="77777777" w:rsidR="00537A02" w:rsidRPr="00D7714F" w:rsidRDefault="00537A02" w:rsidP="00565445">
            <w:pPr>
              <w:jc w:val="both"/>
            </w:pPr>
            <w:r w:rsidRPr="00D7714F">
              <w:t>Zona De Reglamentación Especial No Urbanizable por peligro alto y muy alto.</w:t>
            </w:r>
          </w:p>
        </w:tc>
      </w:tr>
      <w:tr w:rsidR="00537A02" w:rsidRPr="00D7714F" w14:paraId="5EC165C4" w14:textId="77777777" w:rsidTr="00565445">
        <w:trPr>
          <w:trHeight w:val="330"/>
        </w:trPr>
        <w:tc>
          <w:tcPr>
            <w:tcW w:w="1572" w:type="dxa"/>
            <w:vMerge/>
          </w:tcPr>
          <w:p w14:paraId="441640A5"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24BACAA4"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2CFCC11B" w14:textId="77777777" w:rsidR="00537A02" w:rsidRPr="00D7714F" w:rsidRDefault="00537A02" w:rsidP="00565445">
            <w:r w:rsidRPr="00D7714F">
              <w:t>ZRE-PMA-S</w:t>
            </w:r>
          </w:p>
        </w:tc>
        <w:tc>
          <w:tcPr>
            <w:tcW w:w="2891" w:type="dxa"/>
          </w:tcPr>
          <w:p w14:paraId="7789063E" w14:textId="77777777" w:rsidR="00537A02" w:rsidRPr="00D7714F" w:rsidRDefault="00537A02" w:rsidP="00565445">
            <w:pPr>
              <w:jc w:val="both"/>
            </w:pPr>
            <w:r w:rsidRPr="00D7714F">
              <w:t>Zona De Reglamentación Especial por peligro muy alto por sismicidad.</w:t>
            </w:r>
          </w:p>
        </w:tc>
      </w:tr>
      <w:tr w:rsidR="00537A02" w:rsidRPr="00D7714F" w14:paraId="73BEE09B" w14:textId="77777777" w:rsidTr="00565445">
        <w:trPr>
          <w:trHeight w:val="330"/>
        </w:trPr>
        <w:tc>
          <w:tcPr>
            <w:tcW w:w="1572" w:type="dxa"/>
            <w:vMerge/>
          </w:tcPr>
          <w:p w14:paraId="3C6A0A1D"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4B12C251"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29B577B7" w14:textId="77777777" w:rsidR="00537A02" w:rsidRPr="00D7714F" w:rsidRDefault="00537A02" w:rsidP="00565445">
            <w:r w:rsidRPr="00D7714F">
              <w:t>ZRE-NU-RE</w:t>
            </w:r>
          </w:p>
        </w:tc>
        <w:tc>
          <w:tcPr>
            <w:tcW w:w="2891" w:type="dxa"/>
          </w:tcPr>
          <w:p w14:paraId="31BE7C9A" w14:textId="77777777" w:rsidR="00537A02" w:rsidRPr="00D7714F" w:rsidRDefault="00537A02" w:rsidP="00565445">
            <w:pPr>
              <w:jc w:val="both"/>
            </w:pPr>
            <w:r w:rsidRPr="00D7714F">
              <w:t>Zona De Reglamentación Especial No Urbanizable riesgo eléctrico</w:t>
            </w:r>
          </w:p>
        </w:tc>
      </w:tr>
      <w:tr w:rsidR="00537A02" w:rsidRPr="00D7714F" w14:paraId="02DE09D3" w14:textId="77777777" w:rsidTr="00565445">
        <w:trPr>
          <w:trHeight w:val="330"/>
        </w:trPr>
        <w:tc>
          <w:tcPr>
            <w:tcW w:w="1572" w:type="dxa"/>
            <w:vMerge/>
          </w:tcPr>
          <w:p w14:paraId="7CBB9124"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42BC1594"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494A036" w14:textId="77777777" w:rsidR="00537A02" w:rsidRPr="00D7714F" w:rsidRDefault="00537A02" w:rsidP="00565445">
            <w:r w:rsidRPr="00D7714F">
              <w:t>ZRE-PA-C</w:t>
            </w:r>
          </w:p>
        </w:tc>
        <w:tc>
          <w:tcPr>
            <w:tcW w:w="2891" w:type="dxa"/>
          </w:tcPr>
          <w:p w14:paraId="14D32278" w14:textId="77777777" w:rsidR="00537A02" w:rsidRPr="00D7714F" w:rsidRDefault="00537A02" w:rsidP="00565445">
            <w:pPr>
              <w:jc w:val="both"/>
            </w:pPr>
            <w:r w:rsidRPr="00D7714F">
              <w:t>Zona De Reglamentación Especial Por Protección Ambiental Calpitocasa</w:t>
            </w:r>
          </w:p>
        </w:tc>
      </w:tr>
      <w:tr w:rsidR="00537A02" w:rsidRPr="00D7714F" w14:paraId="62420C09" w14:textId="77777777" w:rsidTr="00565445">
        <w:trPr>
          <w:trHeight w:val="510"/>
        </w:trPr>
        <w:tc>
          <w:tcPr>
            <w:tcW w:w="1572" w:type="dxa"/>
            <w:vMerge/>
          </w:tcPr>
          <w:p w14:paraId="1B2B87EC"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700A18EA"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4E6AB1FB" w14:textId="77777777" w:rsidR="00537A02" w:rsidRPr="00D7714F" w:rsidRDefault="00537A02" w:rsidP="00565445">
            <w:r w:rsidRPr="00D7714F">
              <w:t>ZRE-PA-HYI</w:t>
            </w:r>
          </w:p>
        </w:tc>
        <w:tc>
          <w:tcPr>
            <w:tcW w:w="2891" w:type="dxa"/>
          </w:tcPr>
          <w:p w14:paraId="6E3AD674" w14:textId="77777777" w:rsidR="00537A02" w:rsidRPr="00D7714F" w:rsidRDefault="00537A02" w:rsidP="00565445">
            <w:pPr>
              <w:jc w:val="both"/>
            </w:pPr>
            <w:r w:rsidRPr="00D7714F">
              <w:t>Zona De Reglamentación Especial Por Protección Ambiental Humedal Yungaqui – Inquilpata</w:t>
            </w:r>
          </w:p>
        </w:tc>
      </w:tr>
      <w:tr w:rsidR="00537A02" w:rsidRPr="00D7714F" w14:paraId="13E3B2D5" w14:textId="77777777" w:rsidTr="00565445">
        <w:trPr>
          <w:trHeight w:val="330"/>
        </w:trPr>
        <w:tc>
          <w:tcPr>
            <w:tcW w:w="1572" w:type="dxa"/>
            <w:vMerge/>
          </w:tcPr>
          <w:p w14:paraId="1AD4A4B1" w14:textId="77777777" w:rsidR="00537A02" w:rsidRPr="00D7714F" w:rsidRDefault="00537A02" w:rsidP="00565445">
            <w:pPr>
              <w:widowControl w:val="0"/>
              <w:pBdr>
                <w:top w:val="nil"/>
                <w:left w:val="nil"/>
                <w:bottom w:val="nil"/>
                <w:right w:val="nil"/>
                <w:between w:val="nil"/>
              </w:pBdr>
              <w:spacing w:line="276" w:lineRule="auto"/>
            </w:pPr>
          </w:p>
        </w:tc>
        <w:tc>
          <w:tcPr>
            <w:tcW w:w="1532" w:type="dxa"/>
            <w:vMerge/>
          </w:tcPr>
          <w:p w14:paraId="6ABED198" w14:textId="77777777" w:rsidR="00537A02" w:rsidRPr="00D7714F" w:rsidRDefault="00537A02" w:rsidP="00565445">
            <w:pPr>
              <w:widowControl w:val="0"/>
              <w:pBdr>
                <w:top w:val="nil"/>
                <w:left w:val="nil"/>
                <w:bottom w:val="nil"/>
                <w:right w:val="nil"/>
                <w:between w:val="nil"/>
              </w:pBdr>
              <w:spacing w:line="276" w:lineRule="auto"/>
            </w:pPr>
          </w:p>
        </w:tc>
        <w:tc>
          <w:tcPr>
            <w:tcW w:w="936" w:type="dxa"/>
          </w:tcPr>
          <w:p w14:paraId="357BB65F" w14:textId="77777777" w:rsidR="00537A02" w:rsidRPr="00D7714F" w:rsidRDefault="00537A02" w:rsidP="00565445">
            <w:r w:rsidRPr="00D7714F">
              <w:t>ZRE-VHC-CH</w:t>
            </w:r>
          </w:p>
        </w:tc>
        <w:tc>
          <w:tcPr>
            <w:tcW w:w="2891" w:type="dxa"/>
          </w:tcPr>
          <w:p w14:paraId="6610218B" w14:textId="77777777" w:rsidR="00537A02" w:rsidRPr="00D7714F" w:rsidRDefault="00537A02" w:rsidP="00565445">
            <w:pPr>
              <w:jc w:val="both"/>
            </w:pPr>
            <w:r w:rsidRPr="00D7714F">
              <w:t>Zona de Reglamentación especial por valores históricos culturales – Centro Histórico</w:t>
            </w:r>
          </w:p>
        </w:tc>
      </w:tr>
      <w:sdt>
        <w:sdtPr>
          <w:rPr>
            <w:b/>
            <w:bCs/>
          </w:rPr>
          <w:tag w:val="goog_rdk_142"/>
          <w:id w:val="1197895393"/>
        </w:sdtPr>
        <w:sdtEndPr>
          <w:rPr>
            <w:b w:val="0"/>
            <w:bCs w:val="0"/>
          </w:rPr>
        </w:sdtEndPr>
        <w:sdtContent>
          <w:tr w:rsidR="00537A02" w:rsidRPr="00D7714F" w14:paraId="0B5ADE45" w14:textId="77777777" w:rsidTr="00565445">
            <w:trPr>
              <w:trHeight w:val="330"/>
              <w:ins w:id="13" w:author="Paul Efren Santos Andrade" w:date="2025-07-29T21:27:00Z"/>
            </w:trPr>
            <w:tc>
              <w:tcPr>
                <w:tcW w:w="1572" w:type="dxa"/>
                <w:tcBorders>
                  <w:top w:val="nil"/>
                </w:tcBorders>
              </w:tcPr>
              <w:sdt>
                <w:sdtPr>
                  <w:tag w:val="goog_rdk_144"/>
                  <w:id w:val="298031961"/>
                </w:sdtPr>
                <w:sdtContent>
                  <w:p w14:paraId="215046FC" w14:textId="77777777" w:rsidR="00537A02" w:rsidRPr="00D7714F" w:rsidRDefault="00537A02" w:rsidP="00565445">
                    <w:pPr>
                      <w:rPr>
                        <w:ins w:id="14" w:author="Paul Efren Santos Andrade" w:date="2025-07-29T21:27:00Z"/>
                      </w:rPr>
                    </w:pPr>
                    <w:sdt>
                      <w:sdtPr>
                        <w:tag w:val="goog_rdk_143"/>
                        <w:id w:val="-1219180540"/>
                      </w:sdtPr>
                      <w:sdtContent/>
                    </w:sdt>
                  </w:p>
                </w:sdtContent>
              </w:sdt>
            </w:tc>
            <w:tc>
              <w:tcPr>
                <w:tcW w:w="1532" w:type="dxa"/>
                <w:vMerge/>
              </w:tcPr>
              <w:sdt>
                <w:sdtPr>
                  <w:tag w:val="goog_rdk_146"/>
                  <w:id w:val="1722991739"/>
                </w:sdtPr>
                <w:sdtContent>
                  <w:p w14:paraId="1FBFEE77" w14:textId="77777777" w:rsidR="00537A02" w:rsidRPr="00D7714F" w:rsidRDefault="00537A02" w:rsidP="00565445">
                    <w:pPr>
                      <w:widowControl w:val="0"/>
                      <w:pBdr>
                        <w:top w:val="nil"/>
                        <w:left w:val="nil"/>
                        <w:bottom w:val="nil"/>
                        <w:right w:val="nil"/>
                        <w:between w:val="nil"/>
                      </w:pBdr>
                      <w:spacing w:line="276" w:lineRule="auto"/>
                      <w:rPr>
                        <w:ins w:id="15" w:author="Paul Efren Santos Andrade" w:date="2025-07-29T21:27:00Z"/>
                      </w:rPr>
                    </w:pPr>
                    <w:sdt>
                      <w:sdtPr>
                        <w:tag w:val="goog_rdk_145"/>
                        <w:id w:val="812983514"/>
                      </w:sdtPr>
                      <w:sdtContent/>
                    </w:sdt>
                  </w:p>
                </w:sdtContent>
              </w:sdt>
            </w:tc>
            <w:tc>
              <w:tcPr>
                <w:tcW w:w="936" w:type="dxa"/>
              </w:tcPr>
              <w:sdt>
                <w:sdtPr>
                  <w:tag w:val="goog_rdk_148"/>
                  <w:id w:val="1280471926"/>
                </w:sdtPr>
                <w:sdtContent>
                  <w:p w14:paraId="212C188F" w14:textId="77777777" w:rsidR="00537A02" w:rsidRPr="00D7714F" w:rsidRDefault="00537A02" w:rsidP="00565445">
                    <w:pPr>
                      <w:rPr>
                        <w:ins w:id="16" w:author="Paul Efren Santos Andrade" w:date="2025-07-29T21:27:00Z"/>
                      </w:rPr>
                    </w:pPr>
                    <w:sdt>
                      <w:sdtPr>
                        <w:tag w:val="goog_rdk_147"/>
                        <w:id w:val="-1384472089"/>
                      </w:sdtPr>
                      <w:sdtContent>
                        <w:ins w:id="17" w:author="Paul Efren Santos Andrade" w:date="2025-07-29T21:27:00Z">
                          <w:r w:rsidRPr="00D7714F">
                            <w:t>ZRE - CBIP</w:t>
                          </w:r>
                        </w:ins>
                      </w:sdtContent>
                    </w:sdt>
                  </w:p>
                </w:sdtContent>
              </w:sdt>
            </w:tc>
            <w:tc>
              <w:tcPr>
                <w:tcW w:w="2891" w:type="dxa"/>
              </w:tcPr>
              <w:sdt>
                <w:sdtPr>
                  <w:tag w:val="goog_rdk_150"/>
                  <w:id w:val="-1292995062"/>
                </w:sdtPr>
                <w:sdtContent>
                  <w:p w14:paraId="33B6EACF" w14:textId="77777777" w:rsidR="00537A02" w:rsidRPr="00D7714F" w:rsidRDefault="00537A02" w:rsidP="00565445">
                    <w:pPr>
                      <w:jc w:val="both"/>
                      <w:rPr>
                        <w:ins w:id="18" w:author="Paul Efren Santos Andrade" w:date="2025-07-29T21:27:00Z"/>
                      </w:rPr>
                    </w:pPr>
                    <w:sdt>
                      <w:sdtPr>
                        <w:tag w:val="goog_rdk_149"/>
                        <w:id w:val="953842362"/>
                      </w:sdtPr>
                      <w:sdtContent>
                        <w:ins w:id="19" w:author="Paul Efren Santos Andrade" w:date="2025-07-29T21:27:00Z">
                          <w:r w:rsidRPr="00D7714F">
                            <w:t>Zona de Reglamentación Especial por Compromiso con Bien Inmueble Prehispánico</w:t>
                          </w:r>
                        </w:ins>
                      </w:sdtContent>
                    </w:sdt>
                  </w:p>
                </w:sdtContent>
              </w:sdt>
            </w:tc>
          </w:tr>
        </w:sdtContent>
      </w:sdt>
    </w:tbl>
    <w:p w14:paraId="380DB317"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009C51C6" w14:textId="77777777" w:rsidR="00537A02" w:rsidRPr="00D7714F" w:rsidRDefault="00537A02">
      <w:pPr>
        <w:pStyle w:val="Ttulo3"/>
        <w:numPr>
          <w:ilvl w:val="2"/>
          <w:numId w:val="2"/>
        </w:numPr>
      </w:pPr>
      <w:bookmarkStart w:id="20" w:name="_heading=h.dmdee18mhmqr" w:colFirst="0" w:colLast="0"/>
      <w:bookmarkEnd w:id="20"/>
      <w:r w:rsidRPr="00D7714F">
        <w:t>ZONAS SEGÚN INTENSIDAD</w:t>
      </w:r>
    </w:p>
    <w:p w14:paraId="07F9D94C" w14:textId="77777777" w:rsidR="00537A02" w:rsidRPr="00D7714F" w:rsidRDefault="00537A02">
      <w:pPr>
        <w:pStyle w:val="Ttulo4"/>
        <w:numPr>
          <w:ilvl w:val="3"/>
          <w:numId w:val="2"/>
        </w:numPr>
        <w:rPr>
          <w:sz w:val="26"/>
          <w:szCs w:val="26"/>
        </w:rPr>
      </w:pPr>
      <w:bookmarkStart w:id="21" w:name="_heading=h.sjnxjgv64m46" w:colFirst="0" w:colLast="0"/>
      <w:bookmarkEnd w:id="21"/>
      <w:r w:rsidRPr="00D7714F">
        <w:rPr>
          <w:sz w:val="26"/>
          <w:szCs w:val="26"/>
        </w:rPr>
        <w:t>Zona Urbana de Densidad Alta (ZDA)</w:t>
      </w:r>
    </w:p>
    <w:p w14:paraId="1711ED37" w14:textId="77777777" w:rsidR="00537A02" w:rsidRPr="00D7714F" w:rsidRDefault="00537A02">
      <w:pPr>
        <w:numPr>
          <w:ilvl w:val="0"/>
          <w:numId w:val="38"/>
        </w:numPr>
        <w:pBdr>
          <w:top w:val="nil"/>
          <w:left w:val="nil"/>
          <w:bottom w:val="nil"/>
          <w:right w:val="nil"/>
          <w:between w:val="nil"/>
        </w:pBdr>
        <w:rPr>
          <w:rFonts w:ascii="Swis721 LtCn BT" w:eastAsia="Swis721 LtCn BT" w:hAnsi="Swis721 LtCn BT" w:cs="Swis721 LtCn BT"/>
          <w:b/>
          <w:bCs/>
          <w:color w:val="000000"/>
        </w:rPr>
      </w:pPr>
      <w:r w:rsidRPr="00D7714F">
        <w:rPr>
          <w:b/>
          <w:bCs/>
          <w:color w:val="000000"/>
        </w:rPr>
        <w:t xml:space="preserve">Definición de la </w:t>
      </w:r>
      <w:r w:rsidRPr="00D7714F">
        <w:rPr>
          <w:rFonts w:ascii="Swis721 LtCn BT" w:eastAsia="Swis721 LtCn BT" w:hAnsi="Swis721 LtCn BT" w:cs="Swis721 LtCn BT"/>
          <w:b/>
          <w:bCs/>
          <w:color w:val="000000"/>
        </w:rPr>
        <w:t>Zona Urbana de Densidad Alta (ZDA)</w:t>
      </w:r>
    </w:p>
    <w:p w14:paraId="25C6033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Alta (ZDA) es una tipología de zonificación urbana que permite un aprovechamiento del suelo de intensidad Alta, permitiendo usos mixtos como el uso Residencial, uso Comercial, Usos Especiales y uso de Taller. </w:t>
      </w:r>
    </w:p>
    <w:p w14:paraId="387698A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Las áreas designadas como ZDA están caracterizadas por una concentración Alta de actividades urbanas y económicas, con el objetivo de satisfacer las necesidades de la población de la provincia. En la ciudad de Anta, estas zonas están previstas para aprovechar las áreas que cuentan con buena conectividad vial y cercanía a puntos de actividad económica, promoviendo un crecimiento urbano equilibrado que responda a las necesidades locales sin sobrecargar los recursos disponibles. La ZDA busca mejorar la calidad de vida de los habitantes de la ciudad de Anta, al fomentar un desarrollo que aproveche eficientemente las áreas donde ya existen infraestructuras y servicios básicos, con el fin de atender la creciente demanda de vivienda y servicios. </w:t>
      </w:r>
    </w:p>
    <w:p w14:paraId="38CB394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Alta (ZDA) se clasifica en tipologías por corredor y por sector. Se detalla los parámetros por cada tipología de ZDA:</w:t>
      </w:r>
    </w:p>
    <w:p w14:paraId="67619C5B"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Alta por Corredor (ZDA-C)</w:t>
      </w:r>
    </w:p>
    <w:p w14:paraId="26B82C0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strike/>
          <w:color w:val="000000"/>
        </w:rPr>
      </w:pPr>
      <w:r w:rsidRPr="00D7714F">
        <w:rPr>
          <w:rFonts w:ascii="Swis721 LtCn BT" w:eastAsia="Swis721 LtCn BT" w:hAnsi="Swis721 LtCn BT" w:cs="Swis721 LtCn BT"/>
          <w:color w:val="000000"/>
        </w:rPr>
        <w:t>La Zona Urbana de Densidad Alta por corredor (ZDA-C) es una subzona que permite el aprovechamiento del suelo de intensidad Alta, permitiendo usos mixtos que permiten, uso Residencial, uso Comercial y Usos Especiales. Se desarrolla a lo largo de ejes viales o corredores urbanos estratégicos, los cuales concentran actividades urbanas de carácter económico y social.</w:t>
      </w:r>
    </w:p>
    <w:p w14:paraId="027E8BC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ZDA-C está adyacentes a vías de importancia urbana, como vías, arteriales y colectoras que cuentan con sistemas de transporte público y servicios de movilidad que facilitan la conectividad.</w:t>
      </w:r>
    </w:p>
    <w:p w14:paraId="4BC5D6D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establece como Zona de densidad alta por corredor (ZDA - C) a la zona urbana contigua a la vía principal Jaquijahuana puntualmente a lo largo de los sectores de </w:t>
      </w:r>
      <w:r w:rsidRPr="00D7714F">
        <w:rPr>
          <w:rFonts w:ascii="Swis721 LtCn BT" w:eastAsia="Swis721 LtCn BT" w:hAnsi="Swis721 LtCn BT" w:cs="Swis721 LtCn BT"/>
          <w:color w:val="000000"/>
        </w:rPr>
        <w:lastRenderedPageBreak/>
        <w:t>Nueva Anta, Pichoc 22 de Junio, Upis, Izcuchaca, con el fin de fomentar un desarrollo ordenado, facilitando la movilidad de la población residente y flotante y con el objetivo de fortalecer los corredores económicos.</w:t>
      </w:r>
    </w:p>
    <w:p w14:paraId="7FD0E09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Alta por Corredor (ZDA-C) es destinada al uso mixto que permite el uso residencial, comercial y usos especiales, con una densidad neta máxima de 1,670 Hab./Ha, la altura de las edificaciones hasta cinco (05) niveles edificatorios, en lotes mínimos normativos de 120.00 m2 con un porcentaje de área libre del 30%.</w:t>
      </w:r>
    </w:p>
    <w:p w14:paraId="0B45A8F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ZDA-C se establece los parámetros urbanísticos y edificatorios detallados en la siguiente tabla:</w:t>
      </w:r>
    </w:p>
    <w:p w14:paraId="0A702C4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C6069A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69C10F4A"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15. Parámetros urbanísticos y edificatorios de la Zona De Densidad Alta Por Corredor (ZDA - C)</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4766A53A" w14:textId="77777777" w:rsidTr="00565445">
        <w:trPr>
          <w:trHeight w:val="244"/>
          <w:tblHeader/>
        </w:trPr>
        <w:tc>
          <w:tcPr>
            <w:tcW w:w="6574" w:type="dxa"/>
            <w:gridSpan w:val="2"/>
          </w:tcPr>
          <w:p w14:paraId="2E7486DD"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ALTA POR CORREDOR (ZDA - C)</w:t>
            </w:r>
          </w:p>
        </w:tc>
      </w:tr>
      <w:tr w:rsidR="00537A02" w:rsidRPr="00EE1DE4" w14:paraId="31C3B7CB" w14:textId="77777777" w:rsidTr="00565445">
        <w:trPr>
          <w:trHeight w:val="244"/>
          <w:tblHeader/>
        </w:trPr>
        <w:tc>
          <w:tcPr>
            <w:tcW w:w="3287" w:type="dxa"/>
          </w:tcPr>
          <w:p w14:paraId="47DD6CD9"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14A5A550"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157A3F85" w14:textId="77777777" w:rsidTr="00565445">
        <w:trPr>
          <w:trHeight w:val="267"/>
        </w:trPr>
        <w:tc>
          <w:tcPr>
            <w:tcW w:w="3287" w:type="dxa"/>
          </w:tcPr>
          <w:p w14:paraId="3C6EB665"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7E581DC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1,670 Hab/Ha.</w:t>
            </w:r>
          </w:p>
        </w:tc>
      </w:tr>
      <w:tr w:rsidR="00537A02" w:rsidRPr="00EE1DE4" w14:paraId="1939467D" w14:textId="77777777" w:rsidTr="00565445">
        <w:trPr>
          <w:trHeight w:val="255"/>
        </w:trPr>
        <w:tc>
          <w:tcPr>
            <w:tcW w:w="3287" w:type="dxa"/>
          </w:tcPr>
          <w:p w14:paraId="0DE39308"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6E8C58D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120.00 m2</w:t>
            </w:r>
          </w:p>
        </w:tc>
      </w:tr>
      <w:tr w:rsidR="00537A02" w:rsidRPr="00EE1DE4" w14:paraId="45A90B0D" w14:textId="77777777" w:rsidTr="00565445">
        <w:trPr>
          <w:trHeight w:val="267"/>
        </w:trPr>
        <w:tc>
          <w:tcPr>
            <w:tcW w:w="3287" w:type="dxa"/>
          </w:tcPr>
          <w:p w14:paraId="4551F22A"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73C41D6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6.00 ml.</w:t>
            </w:r>
          </w:p>
        </w:tc>
      </w:tr>
      <w:tr w:rsidR="00537A02" w:rsidRPr="00EE1DE4" w14:paraId="2D5ECA7B" w14:textId="77777777" w:rsidTr="00565445">
        <w:trPr>
          <w:trHeight w:val="255"/>
        </w:trPr>
        <w:tc>
          <w:tcPr>
            <w:tcW w:w="3287" w:type="dxa"/>
          </w:tcPr>
          <w:p w14:paraId="0119DDB3"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585AC5B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15.00 ml o 5 niveles más azotea.</w:t>
            </w:r>
          </w:p>
        </w:tc>
      </w:tr>
      <w:tr w:rsidR="00537A02" w:rsidRPr="00EE1DE4" w14:paraId="185BB1F3" w14:textId="77777777" w:rsidTr="00565445">
        <w:trPr>
          <w:trHeight w:val="267"/>
        </w:trPr>
        <w:tc>
          <w:tcPr>
            <w:tcW w:w="3287" w:type="dxa"/>
          </w:tcPr>
          <w:p w14:paraId="288A91F3"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670DD2C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No Aplica </w:t>
            </w:r>
          </w:p>
        </w:tc>
      </w:tr>
      <w:tr w:rsidR="00537A02" w:rsidRPr="00EE1DE4" w14:paraId="650481BF" w14:textId="77777777" w:rsidTr="00565445">
        <w:trPr>
          <w:trHeight w:val="267"/>
        </w:trPr>
        <w:tc>
          <w:tcPr>
            <w:tcW w:w="3287" w:type="dxa"/>
          </w:tcPr>
          <w:p w14:paraId="10C67DB7"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29D17F1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3.5</w:t>
            </w:r>
          </w:p>
        </w:tc>
      </w:tr>
      <w:tr w:rsidR="00537A02" w:rsidRPr="00EE1DE4" w14:paraId="38B0A503" w14:textId="77777777" w:rsidTr="00565445">
        <w:trPr>
          <w:trHeight w:val="255"/>
        </w:trPr>
        <w:tc>
          <w:tcPr>
            <w:tcW w:w="3287" w:type="dxa"/>
          </w:tcPr>
          <w:p w14:paraId="78F25CAB"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04D9F5A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30% del área total del lote.</w:t>
            </w:r>
          </w:p>
        </w:tc>
      </w:tr>
      <w:tr w:rsidR="00537A02" w:rsidRPr="00EE1DE4" w14:paraId="74CEDABA" w14:textId="77777777" w:rsidTr="00565445">
        <w:trPr>
          <w:trHeight w:val="255"/>
        </w:trPr>
        <w:tc>
          <w:tcPr>
            <w:tcW w:w="3287" w:type="dxa"/>
          </w:tcPr>
          <w:p w14:paraId="6BB72C2B"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6D2663C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1828BB7B" w14:textId="77777777" w:rsidTr="00565445">
        <w:trPr>
          <w:trHeight w:val="255"/>
        </w:trPr>
        <w:tc>
          <w:tcPr>
            <w:tcW w:w="3287" w:type="dxa"/>
          </w:tcPr>
          <w:p w14:paraId="3EAA0124" w14:textId="77777777" w:rsidR="00537A02" w:rsidRPr="00EE1DE4" w:rsidRDefault="00537A02" w:rsidP="00565445">
            <w:pPr>
              <w:pBdr>
                <w:top w:val="nil"/>
                <w:left w:val="nil"/>
                <w:bottom w:val="nil"/>
                <w:right w:val="nil"/>
                <w:between w:val="nil"/>
              </w:pBdr>
              <w:spacing w:after="0" w:line="252" w:lineRule="auto"/>
            </w:pPr>
            <w:r w:rsidRPr="00EE1DE4">
              <w:t xml:space="preserve">Volado sobre retiro </w:t>
            </w:r>
          </w:p>
        </w:tc>
        <w:tc>
          <w:tcPr>
            <w:tcW w:w="3287" w:type="dxa"/>
          </w:tcPr>
          <w:p w14:paraId="1AFA876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No Aplica</w:t>
            </w:r>
          </w:p>
        </w:tc>
      </w:tr>
      <w:tr w:rsidR="00537A02" w:rsidRPr="00EE1DE4" w14:paraId="5E62A399" w14:textId="77777777" w:rsidTr="00565445">
        <w:trPr>
          <w:trHeight w:val="255"/>
        </w:trPr>
        <w:tc>
          <w:tcPr>
            <w:tcW w:w="3287" w:type="dxa"/>
          </w:tcPr>
          <w:p w14:paraId="6DAD2157"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25E507A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Comercial, Usos Especiales (2) (Uso Mixto)</w:t>
            </w:r>
          </w:p>
        </w:tc>
      </w:tr>
    </w:tbl>
    <w:p w14:paraId="092B04F2"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52695BA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(2) Los usos especiales deberán ser evaluados en el marco de las normas técnicas especificas del sector correspondiente</w:t>
      </w:r>
      <w:sdt>
        <w:sdtPr>
          <w:tag w:val="goog_rdk_151"/>
          <w:id w:val="1332282370"/>
        </w:sdtPr>
        <w:sdtEndPr>
          <w:rPr>
            <w:rFonts w:ascii="Swis721 LtCn BT" w:eastAsia="Swis721 LtCn BT" w:hAnsi="Swis721 LtCn BT" w:cs="Swis721 LtCn BT"/>
            <w:i/>
            <w:iCs/>
            <w:color w:val="000000"/>
            <w:sz w:val="18"/>
            <w:szCs w:val="18"/>
          </w:rPr>
        </w:sdtEndPr>
        <w:sdtContent>
          <w:sdt>
            <w:sdtPr>
              <w:rPr>
                <w:rFonts w:ascii="Swis721 LtCn BT" w:eastAsia="Swis721 LtCn BT" w:hAnsi="Swis721 LtCn BT" w:cs="Swis721 LtCn BT"/>
                <w:i/>
                <w:iCs/>
                <w:color w:val="000000"/>
                <w:sz w:val="18"/>
                <w:szCs w:val="18"/>
              </w:rPr>
              <w:tag w:val="goog_rdk_152"/>
              <w:id w:val="-441661920"/>
            </w:sdtPr>
            <w:sdtContent>
              <w:r>
                <w:rPr>
                  <w:rFonts w:ascii="Swis721 LtCn BT" w:eastAsia="Swis721 LtCn BT" w:hAnsi="Swis721 LtCn BT" w:cs="Swis721 LtCn BT"/>
                  <w:i/>
                  <w:iCs/>
                  <w:color w:val="000000"/>
                  <w:sz w:val="18"/>
                  <w:szCs w:val="18"/>
                </w:rPr>
                <w:t xml:space="preserve"> </w:t>
              </w:r>
              <w:ins w:id="22" w:author="Anonymous" w:date="2026-04-09T16:38:00Z">
                <w:r w:rsidRPr="00D7714F">
                  <w:rPr>
                    <w:rFonts w:ascii="Swis721 LtCn BT" w:eastAsia="Swis721 LtCn BT" w:hAnsi="Swis721 LtCn BT" w:cs="Swis721 LtCn BT"/>
                    <w:i/>
                    <w:iCs/>
                    <w:color w:val="000000"/>
                    <w:sz w:val="18"/>
                    <w:szCs w:val="18"/>
                  </w:rPr>
                  <w:t>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2EEE0829"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Alta por Sector (ZDA-S)</w:t>
      </w:r>
    </w:p>
    <w:p w14:paraId="7CBBD559"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 xml:space="preserve">Corresponde a suelo urbano cuya infraestructura permite un alto nivel de aprovechamiento del suelo, destinado a usos mixtos que permiten Usos </w:t>
      </w:r>
      <w:r w:rsidRPr="00D7714F">
        <w:rPr>
          <w:rFonts w:ascii="Swis721 LtCn BT" w:eastAsia="Swis721 LtCn BT" w:hAnsi="Swis721 LtCn BT" w:cs="Swis721 LtCn BT"/>
        </w:rPr>
        <w:lastRenderedPageBreak/>
        <w:t>Residenciales, Comerciales y Usos Especiales. Se caracteriza por ser un área homogénea con alta capacidad de soporte del suelo y condiciones favorables para el desarrollo urbano intensivo.</w:t>
      </w:r>
    </w:p>
    <w:p w14:paraId="4CF4A9F9"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En la ciudad de Anta, la ZDA-S se localiza en sectores estratégicos con buena conectividad vial y acceso a equipamientos públicos clave, como centros educativos, de salud y mercados, lo que facilita un crecimiento urbano equilibrado y sostenible.</w:t>
      </w:r>
    </w:p>
    <w:p w14:paraId="61298BFF"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Esta zona permite la localización de usos especiales de menor intensidad, como centros cívicos, sedes administrativas del Estado, instituciones culturales y religiosas, así como establecimientos representativos del sector privado. Su configuración cumple un rol central en la organización funcional de la ciudad, concentrando actividades que fortalecen el desarrollo comunitario y la provisión de servicios esenciales.</w:t>
      </w:r>
    </w:p>
    <w:p w14:paraId="11ECADF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ZDA-S en las zonas urbanas homogéneas ubicadas principalmente en las APV’s Nueva Anta, Upis e Izcuchaca.</w:t>
      </w:r>
    </w:p>
    <w:p w14:paraId="3FDAF85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Alta por Sector (ZDA-S) es destinada al uso mixto que permite el uso residencial, comercial y usos especiales, con una densidad neta máxima de 1670 Hab./Ha, la altura de las edificaciones hasta cinco (05) niveles edificatorios, en lotes mínimos normativos de 120.00 m2 con un porcentaje de área libre del 30%.</w:t>
      </w:r>
    </w:p>
    <w:p w14:paraId="4E769F2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ZDA-S se establece los parámetros urbanísticos y edificatorios detallados en la siguiente tabla:</w:t>
      </w:r>
    </w:p>
    <w:p w14:paraId="37C4DB82"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16. Parámetros urbanísticos y edificatorios de la Zona De Densidad Alta Por Sector (ZDA - S)</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483ABFDF" w14:textId="77777777" w:rsidTr="00565445">
        <w:trPr>
          <w:trHeight w:val="244"/>
          <w:tblHeader/>
        </w:trPr>
        <w:tc>
          <w:tcPr>
            <w:tcW w:w="6574" w:type="dxa"/>
            <w:gridSpan w:val="2"/>
          </w:tcPr>
          <w:p w14:paraId="1625EE7C"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ALTA POR SECTOR (ZDA - S)</w:t>
            </w:r>
          </w:p>
        </w:tc>
      </w:tr>
      <w:tr w:rsidR="00537A02" w:rsidRPr="00EE1DE4" w14:paraId="2FFB47DE" w14:textId="77777777" w:rsidTr="00565445">
        <w:trPr>
          <w:trHeight w:val="244"/>
          <w:tblHeader/>
        </w:trPr>
        <w:tc>
          <w:tcPr>
            <w:tcW w:w="3287" w:type="dxa"/>
          </w:tcPr>
          <w:p w14:paraId="10DFAA07"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6F8A841D"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3BFCD9E5" w14:textId="77777777" w:rsidTr="00565445">
        <w:trPr>
          <w:trHeight w:val="267"/>
        </w:trPr>
        <w:tc>
          <w:tcPr>
            <w:tcW w:w="3287" w:type="dxa"/>
          </w:tcPr>
          <w:p w14:paraId="5600E8E3"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7BF3331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1,670 Hab/Ha.</w:t>
            </w:r>
          </w:p>
        </w:tc>
      </w:tr>
      <w:tr w:rsidR="00537A02" w:rsidRPr="00EE1DE4" w14:paraId="42B63C5E" w14:textId="77777777" w:rsidTr="00565445">
        <w:trPr>
          <w:trHeight w:val="255"/>
        </w:trPr>
        <w:tc>
          <w:tcPr>
            <w:tcW w:w="3287" w:type="dxa"/>
          </w:tcPr>
          <w:p w14:paraId="6E3FF17E"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26205DAB"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120.00 m2</w:t>
            </w:r>
          </w:p>
        </w:tc>
      </w:tr>
      <w:tr w:rsidR="00537A02" w:rsidRPr="00EE1DE4" w14:paraId="1E932890" w14:textId="77777777" w:rsidTr="00565445">
        <w:trPr>
          <w:trHeight w:val="267"/>
        </w:trPr>
        <w:tc>
          <w:tcPr>
            <w:tcW w:w="3287" w:type="dxa"/>
          </w:tcPr>
          <w:p w14:paraId="6436B46B"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21B457A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6.00 ml.</w:t>
            </w:r>
          </w:p>
        </w:tc>
      </w:tr>
      <w:tr w:rsidR="00537A02" w:rsidRPr="00EE1DE4" w14:paraId="48B364AD" w14:textId="77777777" w:rsidTr="00565445">
        <w:trPr>
          <w:trHeight w:val="255"/>
        </w:trPr>
        <w:tc>
          <w:tcPr>
            <w:tcW w:w="3287" w:type="dxa"/>
          </w:tcPr>
          <w:p w14:paraId="0E87EB11"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0F519AF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15.00 ml o 5 niveles más azotea.</w:t>
            </w:r>
          </w:p>
        </w:tc>
      </w:tr>
      <w:tr w:rsidR="00537A02" w:rsidRPr="00EE1DE4" w14:paraId="0462CCF6" w14:textId="77777777" w:rsidTr="00565445">
        <w:trPr>
          <w:trHeight w:val="267"/>
        </w:trPr>
        <w:tc>
          <w:tcPr>
            <w:tcW w:w="3287" w:type="dxa"/>
          </w:tcPr>
          <w:p w14:paraId="252A245B"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5CC172E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No Aplica </w:t>
            </w:r>
          </w:p>
        </w:tc>
      </w:tr>
      <w:tr w:rsidR="00537A02" w:rsidRPr="00EE1DE4" w14:paraId="0017A0E1" w14:textId="77777777" w:rsidTr="00565445">
        <w:trPr>
          <w:trHeight w:val="267"/>
        </w:trPr>
        <w:tc>
          <w:tcPr>
            <w:tcW w:w="3287" w:type="dxa"/>
          </w:tcPr>
          <w:p w14:paraId="5D5DAB31"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6D7D6EF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3.5</w:t>
            </w:r>
          </w:p>
        </w:tc>
      </w:tr>
      <w:tr w:rsidR="00537A02" w:rsidRPr="00EE1DE4" w14:paraId="20505090" w14:textId="77777777" w:rsidTr="00565445">
        <w:trPr>
          <w:trHeight w:val="255"/>
        </w:trPr>
        <w:tc>
          <w:tcPr>
            <w:tcW w:w="3287" w:type="dxa"/>
          </w:tcPr>
          <w:p w14:paraId="2583776F"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3F89B0C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30% del área total del lote.</w:t>
            </w:r>
          </w:p>
        </w:tc>
      </w:tr>
      <w:tr w:rsidR="00537A02" w:rsidRPr="00EE1DE4" w14:paraId="778E4086" w14:textId="77777777" w:rsidTr="00565445">
        <w:trPr>
          <w:trHeight w:val="255"/>
        </w:trPr>
        <w:tc>
          <w:tcPr>
            <w:tcW w:w="3287" w:type="dxa"/>
          </w:tcPr>
          <w:p w14:paraId="442F5E9B"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684D464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73513B5E" w14:textId="77777777" w:rsidTr="00565445">
        <w:trPr>
          <w:trHeight w:val="255"/>
        </w:trPr>
        <w:tc>
          <w:tcPr>
            <w:tcW w:w="3287" w:type="dxa"/>
          </w:tcPr>
          <w:p w14:paraId="274E4500" w14:textId="77777777" w:rsidR="00537A02" w:rsidRPr="00EE1DE4" w:rsidRDefault="00537A02" w:rsidP="00565445">
            <w:pPr>
              <w:pBdr>
                <w:top w:val="nil"/>
                <w:left w:val="nil"/>
                <w:bottom w:val="nil"/>
                <w:right w:val="nil"/>
                <w:between w:val="nil"/>
              </w:pBdr>
              <w:spacing w:after="0" w:line="252" w:lineRule="auto"/>
            </w:pPr>
            <w:r w:rsidRPr="00EE1DE4">
              <w:t>Volado sobre retiro</w:t>
            </w:r>
          </w:p>
        </w:tc>
        <w:tc>
          <w:tcPr>
            <w:tcW w:w="3287" w:type="dxa"/>
          </w:tcPr>
          <w:p w14:paraId="00B9CF4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No Aplica</w:t>
            </w:r>
          </w:p>
        </w:tc>
      </w:tr>
      <w:tr w:rsidR="00537A02" w:rsidRPr="00EE1DE4" w14:paraId="6E817D63" w14:textId="77777777" w:rsidTr="00565445">
        <w:trPr>
          <w:trHeight w:val="255"/>
        </w:trPr>
        <w:tc>
          <w:tcPr>
            <w:tcW w:w="3287" w:type="dxa"/>
          </w:tcPr>
          <w:p w14:paraId="0E5F72EC"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7EC88ACB"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Comercial, Usos Especiales (2) (Uso Mixto)</w:t>
            </w:r>
          </w:p>
        </w:tc>
      </w:tr>
    </w:tbl>
    <w:p w14:paraId="78B431AD"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33E2BDA6"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(2) Los usos especiales deberán ser evaluados en el marco de las normas técnicas especificas del sector correspondiente</w:t>
      </w:r>
      <w:sdt>
        <w:sdtPr>
          <w:tag w:val="goog_rdk_153"/>
          <w:id w:val="1846770800"/>
        </w:sdtPr>
        <w:sdtEndPr>
          <w:rPr>
            <w:rFonts w:ascii="Swis721 LtCn BT" w:eastAsia="Swis721 LtCn BT" w:hAnsi="Swis721 LtCn BT" w:cs="Swis721 LtCn BT"/>
            <w:i/>
            <w:iCs/>
            <w:color w:val="000000"/>
            <w:sz w:val="18"/>
            <w:szCs w:val="18"/>
          </w:rPr>
        </w:sdtEndPr>
        <w:sdtContent>
          <w:sdt>
            <w:sdtPr>
              <w:rPr>
                <w:rFonts w:ascii="Swis721 LtCn BT" w:eastAsia="Swis721 LtCn BT" w:hAnsi="Swis721 LtCn BT" w:cs="Swis721 LtCn BT"/>
                <w:i/>
                <w:iCs/>
                <w:color w:val="000000"/>
                <w:sz w:val="18"/>
                <w:szCs w:val="18"/>
              </w:rPr>
              <w:tag w:val="goog_rdk_154"/>
              <w:id w:val="243427589"/>
            </w:sdtPr>
            <w:sdtContent>
              <w:r w:rsidRPr="00D7714F">
                <w:rPr>
                  <w:rFonts w:ascii="Swis721 LtCn BT" w:eastAsia="Swis721 LtCn BT" w:hAnsi="Swis721 LtCn BT" w:cs="Swis721 LtCn BT"/>
                  <w:i/>
                  <w:iCs/>
                  <w:color w:val="000000"/>
                  <w:sz w:val="18"/>
                  <w:szCs w:val="18"/>
                </w:rPr>
                <w:t xml:space="preserve"> </w:t>
              </w:r>
              <w:ins w:id="23" w:author="Anonymous" w:date="2026-04-09T16:38:00Z">
                <w:r w:rsidRPr="00D7714F">
                  <w:rPr>
                    <w:rFonts w:ascii="Swis721 LtCn BT" w:eastAsia="Swis721 LtCn BT" w:hAnsi="Swis721 LtCn BT" w:cs="Swis721 LtCn BT"/>
                    <w:i/>
                    <w:iCs/>
                    <w:color w:val="000000"/>
                    <w:sz w:val="18"/>
                    <w:szCs w:val="18"/>
                  </w:rPr>
                  <w:t>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1C925044" w14:textId="77777777" w:rsidR="00537A02" w:rsidRPr="00D7714F" w:rsidRDefault="00537A02">
      <w:pPr>
        <w:pStyle w:val="Ttulo4"/>
        <w:numPr>
          <w:ilvl w:val="3"/>
          <w:numId w:val="2"/>
        </w:numPr>
        <w:rPr>
          <w:sz w:val="24"/>
          <w:szCs w:val="24"/>
        </w:rPr>
      </w:pPr>
      <w:bookmarkStart w:id="24" w:name="_heading=h.stikivsupkou" w:colFirst="0" w:colLast="0"/>
      <w:bookmarkEnd w:id="24"/>
      <w:r w:rsidRPr="00D7714F">
        <w:rPr>
          <w:sz w:val="24"/>
          <w:szCs w:val="24"/>
        </w:rPr>
        <w:t>Zona Urbana de Densidad Media (ZDM)</w:t>
      </w:r>
    </w:p>
    <w:p w14:paraId="341DF4B4"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 de la Zona Urbana de Densidad Media (ZDM)</w:t>
      </w:r>
    </w:p>
    <w:p w14:paraId="7C41797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Media (ZDM) es una tipología de zonificación que permite un aprovechamiento del suelo de intensidad media, orientada a la consolidación de áreas urbanas con usos mixtos. En esta zona se admite la coexistencia de usos residenciales, comerciales, usos especiales y talleres de baja intensidad, en función de las características del entorno y la demanda local. Las áreas designadas como ZDM presentan una concentración intermedia de actividades urbanas y económicas, con el propósito de atender adecuadamente las necesidades de la población local. Se localizan en sectores con una capacidad de soporte </w:t>
      </w:r>
      <w:r w:rsidRPr="00D7714F">
        <w:rPr>
          <w:rFonts w:ascii="Swis721 LtCn BT" w:eastAsia="Swis721 LtCn BT" w:hAnsi="Swis721 LtCn BT" w:cs="Swis721 LtCn BT"/>
          <w:color w:val="000000"/>
        </w:rPr>
        <w:lastRenderedPageBreak/>
        <w:t>moderada y acceso intermedio a infraestructura urbana, servicios básicos y equipamientos públicos.</w:t>
      </w:r>
    </w:p>
    <w:p w14:paraId="76DE203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ZDM está destinada a usos residenciales que pueden desarrollarse mediante viviendas unifamiliares o multifamiliares, tanto de forma individual como en conjuntos, permitiendo alcanzar una densidad poblacional media en armonía con el entorno urbano.</w:t>
      </w:r>
    </w:p>
    <w:p w14:paraId="428721E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strike/>
          <w:color w:val="000000"/>
        </w:rPr>
      </w:pPr>
      <w:r w:rsidRPr="00D7714F">
        <w:rPr>
          <w:rFonts w:ascii="Swis721 LtCn BT" w:eastAsia="Swis721 LtCn BT" w:hAnsi="Swis721 LtCn BT" w:cs="Swis721 LtCn BT"/>
          <w:color w:val="000000"/>
        </w:rPr>
        <w:t>La Zona Urbana de Densidad Media (ZDM) se clasifica en tipologías por corredor tipo I, por corredor tipo II, por sector tipo I, por sector tipo II, con condicionantes de riesgo tipo I y con condicionantes de riesgo tipo II, detallados en los siguientes artículos:</w:t>
      </w:r>
      <w:r w:rsidRPr="00D7714F">
        <w:rPr>
          <w:rFonts w:ascii="Swis721 LtCn BT" w:eastAsia="Swis721 LtCn BT" w:hAnsi="Swis721 LtCn BT" w:cs="Swis721 LtCn BT"/>
          <w:strike/>
          <w:color w:val="000000"/>
        </w:rPr>
        <w:t xml:space="preserve"> </w:t>
      </w:r>
    </w:p>
    <w:p w14:paraId="552D0DE9" w14:textId="77777777" w:rsidR="00537A02" w:rsidRPr="00537A02"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lang w:val="pt-BR"/>
        </w:rPr>
      </w:pPr>
      <w:r w:rsidRPr="00537A02">
        <w:rPr>
          <w:rFonts w:ascii="Swis721 LtCn BT" w:eastAsia="Swis721 LtCn BT" w:hAnsi="Swis721 LtCn BT" w:cs="Swis721 LtCn BT"/>
          <w:b/>
          <w:bCs/>
          <w:color w:val="000000"/>
          <w:lang w:val="pt-BR"/>
        </w:rPr>
        <w:t>Zona Urbana de Densidad Media por Corredor tipo I (ZDM-C-I)</w:t>
      </w:r>
    </w:p>
    <w:p w14:paraId="3C7B7FC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Media por Corredor tipo I (ZDM-C-I) es una zona que permite el aprovechamiento del suelo de intensidad Media, en usos mixtos que permiten, el uso Residencial, uso Comercial, uso Taller y Usos Especiales. Se localizan en sectores contiguos a ejes viales arteriales o colectores de concentración Media de actividades urbanas, económicas, y de servicios.</w:t>
      </w:r>
    </w:p>
    <w:p w14:paraId="68E2EBB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ZDM-C-I algunos predios de los siguientes sectores: Parque. Del Carmen II Etapa, Inquilpata, La Granja, Flores y Compone contiguos a la vía nacional PE-3S (Abancay-Anta- Cusco); asimismo, el sector de Centro Cconchacalla contiguo a la vía nacional PE-3SF (Anta – Cotabambas) y por último el sector de Chacan Santa Ana contiguo a la vía departamental CU-111 (Izcuchaca – Huaypo Chico –Cruz Pata).</w:t>
      </w:r>
    </w:p>
    <w:p w14:paraId="647971D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Media por Corredor tipo I (ZDM-C-I) es destinada al uso mixto que permite el uso residencial, taller, comercial y usos especiales, con una densidad neta máxima de 650 Hab./Ha, la altura de las edificaciones hasta cuatro (04) niveles edificatorios, en lotes mínimos normativos de 250.00 m2 con un porcentaje de área libre del 35%. </w:t>
      </w:r>
    </w:p>
    <w:p w14:paraId="2211454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diferencia entre una ZDM-C-I y una ZDM-C-II,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w:t>
      </w:r>
      <w:r w:rsidRPr="00D7714F">
        <w:rPr>
          <w:rFonts w:ascii="Swis721 LtCn BT" w:eastAsia="Swis721 LtCn BT" w:hAnsi="Swis721 LtCn BT" w:cs="Swis721 LtCn BT"/>
          <w:color w:val="000000"/>
        </w:rPr>
        <w:t>del lote normativo mínimo y del porcentaje de área libre según su caracterización urbana evitando la subdivisión de los predios.</w:t>
      </w:r>
    </w:p>
    <w:p w14:paraId="0B9CB96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ZDM-C-I se establece los parámetros urbanísticos y edificatorios detallados en la siguiente tabla:</w:t>
      </w:r>
    </w:p>
    <w:p w14:paraId="16804AE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52C64E24" w14:textId="77777777" w:rsidR="00537A02" w:rsidRPr="00D7714F" w:rsidRDefault="00537A02" w:rsidP="00537A02">
      <w:pPr>
        <w:pBdr>
          <w:top w:val="nil"/>
          <w:left w:val="nil"/>
          <w:bottom w:val="nil"/>
          <w:right w:val="nil"/>
          <w:between w:val="nil"/>
        </w:pBdr>
        <w:spacing w:after="0"/>
        <w:jc w:val="center"/>
        <w:rPr>
          <w:b/>
          <w:bCs/>
          <w:color w:val="000000"/>
          <w:sz w:val="20"/>
          <w:szCs w:val="20"/>
        </w:rPr>
      </w:pPr>
      <w:r w:rsidRPr="00D7714F">
        <w:rPr>
          <w:b/>
          <w:bCs/>
          <w:color w:val="000000"/>
          <w:sz w:val="20"/>
          <w:szCs w:val="20"/>
        </w:rPr>
        <w:t>Tabla N° 17. Parámetros urbanísticos y edificatorios de la Zona Urbana de Densidad Media por Corredor tipo I (ZDM-C-I)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40F12324" w14:textId="77777777" w:rsidTr="00565445">
        <w:trPr>
          <w:trHeight w:val="244"/>
          <w:tblHeader/>
        </w:trPr>
        <w:tc>
          <w:tcPr>
            <w:tcW w:w="6574" w:type="dxa"/>
            <w:gridSpan w:val="2"/>
          </w:tcPr>
          <w:p w14:paraId="1CB0AD32"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MEDIA POR CORREDOR TIPO I (ZDM - C – I)</w:t>
            </w:r>
          </w:p>
        </w:tc>
      </w:tr>
      <w:tr w:rsidR="00537A02" w:rsidRPr="00EE1DE4" w14:paraId="16D9031C" w14:textId="77777777" w:rsidTr="00565445">
        <w:trPr>
          <w:trHeight w:val="244"/>
          <w:tblHeader/>
        </w:trPr>
        <w:tc>
          <w:tcPr>
            <w:tcW w:w="3287" w:type="dxa"/>
          </w:tcPr>
          <w:p w14:paraId="7DDDFCF5"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483E3DE3"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4AB7C4C5" w14:textId="77777777" w:rsidTr="00565445">
        <w:trPr>
          <w:trHeight w:val="267"/>
        </w:trPr>
        <w:tc>
          <w:tcPr>
            <w:tcW w:w="3287" w:type="dxa"/>
          </w:tcPr>
          <w:p w14:paraId="1E591441"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5A6AB53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650 Hab/Ha.</w:t>
            </w:r>
          </w:p>
        </w:tc>
      </w:tr>
      <w:tr w:rsidR="00537A02" w:rsidRPr="00EE1DE4" w14:paraId="43F01637" w14:textId="77777777" w:rsidTr="00565445">
        <w:trPr>
          <w:trHeight w:val="255"/>
        </w:trPr>
        <w:tc>
          <w:tcPr>
            <w:tcW w:w="3287" w:type="dxa"/>
          </w:tcPr>
          <w:p w14:paraId="07048AB8"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544A5D7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250.00 m2</w:t>
            </w:r>
          </w:p>
        </w:tc>
      </w:tr>
      <w:tr w:rsidR="00537A02" w:rsidRPr="00EE1DE4" w14:paraId="03327B38" w14:textId="77777777" w:rsidTr="00565445">
        <w:trPr>
          <w:trHeight w:val="267"/>
        </w:trPr>
        <w:tc>
          <w:tcPr>
            <w:tcW w:w="3287" w:type="dxa"/>
          </w:tcPr>
          <w:p w14:paraId="6C91051C"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127DE7C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8.00 ml.</w:t>
            </w:r>
          </w:p>
        </w:tc>
      </w:tr>
      <w:tr w:rsidR="00537A02" w:rsidRPr="00EE1DE4" w14:paraId="04A77F7E" w14:textId="77777777" w:rsidTr="00565445">
        <w:trPr>
          <w:trHeight w:val="255"/>
        </w:trPr>
        <w:tc>
          <w:tcPr>
            <w:tcW w:w="3287" w:type="dxa"/>
          </w:tcPr>
          <w:p w14:paraId="42ADBB5B"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1DF96BC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12.00 ml o 4 niveles más azotea.</w:t>
            </w:r>
          </w:p>
        </w:tc>
      </w:tr>
      <w:tr w:rsidR="00537A02" w:rsidRPr="00EE1DE4" w14:paraId="5A616EFB" w14:textId="77777777" w:rsidTr="00565445">
        <w:trPr>
          <w:trHeight w:val="267"/>
        </w:trPr>
        <w:tc>
          <w:tcPr>
            <w:tcW w:w="3287" w:type="dxa"/>
          </w:tcPr>
          <w:p w14:paraId="28D2B6FA"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36C2631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No Aplica</w:t>
            </w:r>
          </w:p>
        </w:tc>
      </w:tr>
      <w:tr w:rsidR="00537A02" w:rsidRPr="00EE1DE4" w14:paraId="147516D9" w14:textId="77777777" w:rsidTr="00565445">
        <w:trPr>
          <w:trHeight w:val="267"/>
        </w:trPr>
        <w:tc>
          <w:tcPr>
            <w:tcW w:w="3287" w:type="dxa"/>
          </w:tcPr>
          <w:p w14:paraId="66EB8167"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73D02DA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2.6</w:t>
            </w:r>
          </w:p>
        </w:tc>
      </w:tr>
      <w:tr w:rsidR="00537A02" w:rsidRPr="00EE1DE4" w14:paraId="0461CC01" w14:textId="77777777" w:rsidTr="00565445">
        <w:trPr>
          <w:trHeight w:val="255"/>
        </w:trPr>
        <w:tc>
          <w:tcPr>
            <w:tcW w:w="3287" w:type="dxa"/>
          </w:tcPr>
          <w:p w14:paraId="6AFA43F1"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1E0D6ED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35% del área total del lote.</w:t>
            </w:r>
          </w:p>
        </w:tc>
      </w:tr>
      <w:tr w:rsidR="00537A02" w:rsidRPr="00EE1DE4" w14:paraId="1847D11E" w14:textId="77777777" w:rsidTr="00565445">
        <w:trPr>
          <w:trHeight w:val="255"/>
        </w:trPr>
        <w:tc>
          <w:tcPr>
            <w:tcW w:w="3287" w:type="dxa"/>
          </w:tcPr>
          <w:p w14:paraId="36DC080C"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322D8B5A"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17BBF351" w14:textId="77777777" w:rsidTr="00565445">
        <w:trPr>
          <w:trHeight w:val="255"/>
        </w:trPr>
        <w:tc>
          <w:tcPr>
            <w:tcW w:w="3287" w:type="dxa"/>
          </w:tcPr>
          <w:p w14:paraId="162E2213"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02DDF2E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2A2D61CF" w14:textId="77777777" w:rsidTr="00565445">
        <w:trPr>
          <w:trHeight w:val="255"/>
        </w:trPr>
        <w:tc>
          <w:tcPr>
            <w:tcW w:w="3287" w:type="dxa"/>
          </w:tcPr>
          <w:p w14:paraId="20721FC8"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5539EC5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bl>
    <w:p w14:paraId="2A0E1A9E"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7A1FDFC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33D816C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03EFA41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lastRenderedPageBreak/>
        <w:t>(3) Los usos especiales deberán ser evaluados en el marco de las normas técnicas especificas del sector correspondiente</w:t>
      </w:r>
      <w:sdt>
        <w:sdtPr>
          <w:tag w:val="goog_rdk_155"/>
          <w:id w:val="651378611"/>
        </w:sdtPr>
        <w:sdtEndPr>
          <w:rPr>
            <w:rFonts w:ascii="Swis721 LtCn BT" w:eastAsia="Swis721 LtCn BT" w:hAnsi="Swis721 LtCn BT" w:cs="Swis721 LtCn BT"/>
            <w:i/>
            <w:iCs/>
            <w:color w:val="000000"/>
            <w:sz w:val="18"/>
            <w:szCs w:val="18"/>
          </w:rPr>
        </w:sdtEndPr>
        <w:sdtContent>
          <w:sdt>
            <w:sdtPr>
              <w:rPr>
                <w:rFonts w:ascii="Swis721 LtCn BT" w:eastAsia="Swis721 LtCn BT" w:hAnsi="Swis721 LtCn BT" w:cs="Swis721 LtCn BT"/>
                <w:i/>
                <w:iCs/>
                <w:color w:val="000000"/>
                <w:sz w:val="18"/>
                <w:szCs w:val="18"/>
              </w:rPr>
              <w:tag w:val="goog_rdk_156"/>
              <w:id w:val="-666574195"/>
            </w:sdtPr>
            <w:sdtContent>
              <w:r>
                <w:rPr>
                  <w:rFonts w:ascii="Swis721 LtCn BT" w:eastAsia="Swis721 LtCn BT" w:hAnsi="Swis721 LtCn BT" w:cs="Swis721 LtCn BT"/>
                  <w:i/>
                  <w:iCs/>
                  <w:color w:val="000000"/>
                  <w:sz w:val="18"/>
                  <w:szCs w:val="18"/>
                </w:rPr>
                <w:t xml:space="preserve"> </w:t>
              </w:r>
              <w:ins w:id="25" w:author="Anonymous" w:date="2026-04-09T16:39:00Z">
                <w:r w:rsidRPr="00D7714F">
                  <w:rPr>
                    <w:rFonts w:ascii="Swis721 LtCn BT" w:eastAsia="Swis721 LtCn BT" w:hAnsi="Swis721 LtCn BT" w:cs="Swis721 LtCn BT"/>
                    <w:i/>
                    <w:iCs/>
                    <w:color w:val="000000"/>
                    <w:sz w:val="18"/>
                    <w:szCs w:val="18"/>
                  </w:rPr>
                  <w:t>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1B76FC98"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Media por Corredor Tipo II (ZDM-C-II)</w:t>
      </w:r>
    </w:p>
    <w:p w14:paraId="3EC51ED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Media por Corredor tipo II (ZDM-C-II) es una zona que permite el aprovechamiento del suelo de intensidad Media, permitiendo usos mixtos que permiten, uso Residencial, uso Comercial, uso Taller y Usos Especiales. Se localizan en sectores contiguos a ejes viales arteriales o colectores de concentración Media de actividades urbanas, económicas, y de servicios.</w:t>
      </w:r>
    </w:p>
    <w:p w14:paraId="2B3C42B2" w14:textId="77777777" w:rsidR="00537A02" w:rsidRPr="00D7714F" w:rsidRDefault="00537A02" w:rsidP="00537A02">
      <w:pPr>
        <w:jc w:val="both"/>
        <w:rPr>
          <w:rFonts w:ascii="Swis721 LtCn BT" w:eastAsia="Swis721 LtCn BT" w:hAnsi="Swis721 LtCn BT" w:cs="Swis721 LtCn BT"/>
        </w:rPr>
      </w:pPr>
      <w:r w:rsidRPr="00D7714F">
        <w:rPr>
          <w:rFonts w:ascii="Swis721 LtCn BT" w:eastAsia="Swis721 LtCn BT" w:hAnsi="Swis721 LtCn BT" w:cs="Swis721 LtCn BT"/>
        </w:rPr>
        <w:t>Estas áreas cuentan con una capacidad moderada de soporte del suelo, debido a su cercanía a sistemas de movilidad y ejes de conexión, lo que les otorga un mayor potencial para el aprovechamiento del suelo en comparación con otras subzonas. Este tipo de zonificación equilibra el crecimiento urbano con la conectividad y accesibilidad, favoreciendo un desarrollo ordenado a lo largo de los principales corredores urbanos de la ciudad.</w:t>
      </w:r>
    </w:p>
    <w:p w14:paraId="41D7696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ZDM-C-II algunos predios de los siguientes sectores: Villa San Pedro, Huancoyro, contiguo a la vía departamental CU-110 ((Izcuchaca) – Huarocondo), sectores de Huachanccay, El Bosque, Parque Del Carmen, Parque. Del Carmen II, Villa La Unión, Nueva Anta, Santa Rosa, Hospitalpampa, contiguo a la vía nacional PE-3S (Abancay-Anta- Cusco); y sector de Centro Cconchacalla contiguo a la vía nacional PE-3SF (Anta – Cotabambas), representados en el Mapa Zonificación de los Usos de Suelos (MP-20).</w:t>
      </w:r>
    </w:p>
    <w:p w14:paraId="7FF44E5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Media por Corredor tipo II (ZDM-C-II) es destinada al uso mixto que permite el uso residencial, taller, comercial y usos especiales, con una densidad neta máxima de 1350 Hab./Ha, la altura de las edificaciones hasta cuatro (04) niveles edificatorios, en lotes mínimos normativos de 120.00 m2 con un porcentaje de área libre del 30%. </w:t>
      </w:r>
    </w:p>
    <w:p w14:paraId="5A6F48D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diferencia entre una ZDM-C-I y una ZDM-C-II,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w:t>
      </w:r>
      <w:r w:rsidRPr="00D7714F">
        <w:rPr>
          <w:rFonts w:ascii="Swis721 LtCn BT" w:eastAsia="Swis721 LtCn BT" w:hAnsi="Swis721 LtCn BT" w:cs="Swis721 LtCn BT"/>
          <w:color w:val="000000"/>
        </w:rPr>
        <w:t>del lote normativo mínimo y del porcentaje de área libre según su caracterización urbana evitando la subdivisión de los predios.</w:t>
      </w:r>
    </w:p>
    <w:p w14:paraId="7A4A07B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ZDM-C-II se establece los parámetros urbanísticos y edificatorios detallados en la siguiente tabla:</w:t>
      </w:r>
    </w:p>
    <w:p w14:paraId="0517E13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028932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2FA18579"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18. Parámetros urbanísticos y edificatorios de la Zona Urbana de Densidad Media por Corredor Tipo II (ZDM-C-II)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6F7A451D" w14:textId="77777777" w:rsidTr="00565445">
        <w:trPr>
          <w:trHeight w:val="244"/>
          <w:tblHeader/>
        </w:trPr>
        <w:tc>
          <w:tcPr>
            <w:tcW w:w="6574" w:type="dxa"/>
            <w:gridSpan w:val="2"/>
          </w:tcPr>
          <w:p w14:paraId="628A520A"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MEDIA POR CORREDOR TIPO II (ZDM - C – II)</w:t>
            </w:r>
          </w:p>
        </w:tc>
      </w:tr>
      <w:tr w:rsidR="00537A02" w:rsidRPr="00EE1DE4" w14:paraId="20DCFFE1" w14:textId="77777777" w:rsidTr="00565445">
        <w:trPr>
          <w:trHeight w:val="244"/>
          <w:tblHeader/>
        </w:trPr>
        <w:tc>
          <w:tcPr>
            <w:tcW w:w="3287" w:type="dxa"/>
          </w:tcPr>
          <w:p w14:paraId="40BA5090"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46B174DC"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0B75ABC9" w14:textId="77777777" w:rsidTr="00565445">
        <w:trPr>
          <w:trHeight w:val="267"/>
        </w:trPr>
        <w:tc>
          <w:tcPr>
            <w:tcW w:w="3287" w:type="dxa"/>
          </w:tcPr>
          <w:p w14:paraId="59511A0D"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1761513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1350 Hab/Ha.</w:t>
            </w:r>
          </w:p>
        </w:tc>
      </w:tr>
      <w:tr w:rsidR="00537A02" w:rsidRPr="00EE1DE4" w14:paraId="6355CD23" w14:textId="77777777" w:rsidTr="00565445">
        <w:trPr>
          <w:trHeight w:val="255"/>
        </w:trPr>
        <w:tc>
          <w:tcPr>
            <w:tcW w:w="3287" w:type="dxa"/>
          </w:tcPr>
          <w:p w14:paraId="3C4BFAB6"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49DDF6E7"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120.00 m2</w:t>
            </w:r>
          </w:p>
        </w:tc>
      </w:tr>
      <w:tr w:rsidR="00537A02" w:rsidRPr="00EE1DE4" w14:paraId="2177F139" w14:textId="77777777" w:rsidTr="00565445">
        <w:trPr>
          <w:trHeight w:val="267"/>
        </w:trPr>
        <w:tc>
          <w:tcPr>
            <w:tcW w:w="3287" w:type="dxa"/>
          </w:tcPr>
          <w:p w14:paraId="6DABB405"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6F260AC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6.00 ml.</w:t>
            </w:r>
          </w:p>
        </w:tc>
      </w:tr>
      <w:tr w:rsidR="00537A02" w:rsidRPr="00EE1DE4" w14:paraId="6D3940B9" w14:textId="77777777" w:rsidTr="00565445">
        <w:trPr>
          <w:trHeight w:val="255"/>
        </w:trPr>
        <w:tc>
          <w:tcPr>
            <w:tcW w:w="3287" w:type="dxa"/>
          </w:tcPr>
          <w:p w14:paraId="116DE077"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3F48F70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12.00 ml o 4 niveles más azotea.</w:t>
            </w:r>
          </w:p>
        </w:tc>
      </w:tr>
      <w:tr w:rsidR="00537A02" w:rsidRPr="00EE1DE4" w14:paraId="7B9BCCF1" w14:textId="77777777" w:rsidTr="00565445">
        <w:trPr>
          <w:trHeight w:val="267"/>
        </w:trPr>
        <w:tc>
          <w:tcPr>
            <w:tcW w:w="3287" w:type="dxa"/>
          </w:tcPr>
          <w:p w14:paraId="4874E51B"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478605D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No Aplica</w:t>
            </w:r>
          </w:p>
        </w:tc>
      </w:tr>
      <w:tr w:rsidR="00537A02" w:rsidRPr="00EE1DE4" w14:paraId="62F0036F" w14:textId="77777777" w:rsidTr="00565445">
        <w:trPr>
          <w:trHeight w:val="267"/>
        </w:trPr>
        <w:tc>
          <w:tcPr>
            <w:tcW w:w="3287" w:type="dxa"/>
          </w:tcPr>
          <w:p w14:paraId="23123BB4"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0D892F8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2.8</w:t>
            </w:r>
          </w:p>
        </w:tc>
      </w:tr>
      <w:tr w:rsidR="00537A02" w:rsidRPr="00EE1DE4" w14:paraId="5AD6CB9E" w14:textId="77777777" w:rsidTr="00565445">
        <w:trPr>
          <w:trHeight w:val="255"/>
        </w:trPr>
        <w:tc>
          <w:tcPr>
            <w:tcW w:w="3287" w:type="dxa"/>
          </w:tcPr>
          <w:p w14:paraId="2CC0B389" w14:textId="77777777" w:rsidR="00537A02" w:rsidRPr="00EE1DE4" w:rsidRDefault="00537A02" w:rsidP="00565445">
            <w:pPr>
              <w:pBdr>
                <w:top w:val="nil"/>
                <w:left w:val="nil"/>
                <w:bottom w:val="nil"/>
                <w:right w:val="nil"/>
                <w:between w:val="nil"/>
              </w:pBdr>
              <w:spacing w:after="0" w:line="252" w:lineRule="auto"/>
            </w:pPr>
            <w:r w:rsidRPr="00EE1DE4">
              <w:t>Porcentaje mínimo de área libre</w:t>
            </w:r>
          </w:p>
        </w:tc>
        <w:tc>
          <w:tcPr>
            <w:tcW w:w="3287" w:type="dxa"/>
          </w:tcPr>
          <w:p w14:paraId="77B44C0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30% del área total del lote.</w:t>
            </w:r>
          </w:p>
        </w:tc>
      </w:tr>
      <w:tr w:rsidR="00537A02" w:rsidRPr="00EE1DE4" w14:paraId="031A5C5D" w14:textId="77777777" w:rsidTr="00565445">
        <w:trPr>
          <w:trHeight w:val="255"/>
        </w:trPr>
        <w:tc>
          <w:tcPr>
            <w:tcW w:w="3287" w:type="dxa"/>
          </w:tcPr>
          <w:p w14:paraId="7D4E4316"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3E70A94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3416E469" w14:textId="77777777" w:rsidTr="00565445">
        <w:trPr>
          <w:trHeight w:val="255"/>
        </w:trPr>
        <w:tc>
          <w:tcPr>
            <w:tcW w:w="3287" w:type="dxa"/>
          </w:tcPr>
          <w:p w14:paraId="25561A47"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733ADC0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794A4D91" w14:textId="77777777" w:rsidTr="00565445">
        <w:trPr>
          <w:trHeight w:val="255"/>
        </w:trPr>
        <w:tc>
          <w:tcPr>
            <w:tcW w:w="3287" w:type="dxa"/>
          </w:tcPr>
          <w:p w14:paraId="6D456616"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1A6A40F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bl>
    <w:p w14:paraId="328EA2B8"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25054E2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5794EC5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lastRenderedPageBreak/>
        <w:t>(2) Se puede edificar voladizos sobre el retiro frontal hasta 0.50 m, a partir de 2.30 m de altura, en las edificaciones que no tengan retiros no se permitirá voladizos sobre la vereda.</w:t>
      </w:r>
    </w:p>
    <w:p w14:paraId="073A9C5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tag w:val="goog_rdk_157"/>
          <w:id w:val="-1668522140"/>
        </w:sdtPr>
        <w:sdtEndPr>
          <w:rPr>
            <w:rFonts w:ascii="Swis721 LtCn BT" w:eastAsia="Swis721 LtCn BT" w:hAnsi="Swis721 LtCn BT" w:cs="Swis721 LtCn BT"/>
            <w:i/>
            <w:iCs/>
            <w:color w:val="000000"/>
            <w:sz w:val="18"/>
            <w:szCs w:val="18"/>
          </w:rPr>
        </w:sdtEndPr>
        <w:sdtContent>
          <w:sdt>
            <w:sdtPr>
              <w:rPr>
                <w:rFonts w:ascii="Swis721 LtCn BT" w:eastAsia="Swis721 LtCn BT" w:hAnsi="Swis721 LtCn BT" w:cs="Swis721 LtCn BT"/>
                <w:i/>
                <w:iCs/>
                <w:color w:val="000000"/>
                <w:sz w:val="18"/>
                <w:szCs w:val="18"/>
              </w:rPr>
              <w:tag w:val="goog_rdk_158"/>
              <w:id w:val="357033997"/>
            </w:sdtPr>
            <w:sdtContent>
              <w:r>
                <w:rPr>
                  <w:rFonts w:ascii="Swis721 LtCn BT" w:eastAsia="Swis721 LtCn BT" w:hAnsi="Swis721 LtCn BT" w:cs="Swis721 LtCn BT"/>
                  <w:i/>
                  <w:iCs/>
                  <w:color w:val="000000"/>
                  <w:sz w:val="18"/>
                  <w:szCs w:val="18"/>
                </w:rPr>
                <w:t xml:space="preserve"> </w:t>
              </w:r>
              <w:ins w:id="26" w:author="Anonymous" w:date="2026-04-09T16:39:00Z">
                <w:r w:rsidRPr="00D7714F">
                  <w:rPr>
                    <w:rFonts w:ascii="Swis721 LtCn BT" w:eastAsia="Swis721 LtCn BT" w:hAnsi="Swis721 LtCn BT" w:cs="Swis721 LtCn BT"/>
                    <w:i/>
                    <w:iCs/>
                    <w:color w:val="000000"/>
                    <w:sz w:val="18"/>
                    <w:szCs w:val="18"/>
                  </w:rPr>
                  <w:t>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6E8CA94B" w14:textId="77777777" w:rsidR="00537A02" w:rsidRPr="00537A02"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lang w:val="pt-BR"/>
        </w:rPr>
      </w:pPr>
      <w:r w:rsidRPr="00537A02">
        <w:rPr>
          <w:rFonts w:ascii="Swis721 LtCn BT" w:eastAsia="Swis721 LtCn BT" w:hAnsi="Swis721 LtCn BT" w:cs="Swis721 LtCn BT"/>
          <w:b/>
          <w:bCs/>
          <w:color w:val="000000"/>
          <w:lang w:val="pt-BR"/>
        </w:rPr>
        <w:t>Zona Urbana de Densidad Media por Sector Tipo I (ZDM-S-I)</w:t>
      </w:r>
    </w:p>
    <w:p w14:paraId="25478D7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Media por Sector tipo I (ZDM-S-I) es una tipología de zonificación urbana cuya infraestructura urbana permite un aprovechamiento medio del suelo. Constituye una zona de uso mixto que permiten, el uso Residencial, uso Comercial, uso Taller y Usos Especiales. Se caracterizan por ser áreas homogéneas en el nivel medio de capacidad de soporte del suelo y pueden ser áreas de transición de una subzona a otra. Este tipo de zonificación busca promover un desarrollo sostenible y equilibrado, atendiendo de manera eficaz las demandas de vivienda y servicios en sectores con capacidad de crecimiento moderada.</w:t>
      </w:r>
    </w:p>
    <w:p w14:paraId="450B0BB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ZDM-S-I algunos predios de los siguientes sectores: Centro Cconchacalla, Inquilpata, Flores, La Granja, Compone, Pacca, Nueva Anta, Santa Rosa, Pichoc 22 De Junio, Pichoc Miraflores, Nuevo Pichoc, Lluscanay, Chacan Santa Ana, Rosaspampa y Santa María, los cuales están representados gráficamente en el Mapa Zonificación de los Usos de Suelos (MP-20).</w:t>
      </w:r>
    </w:p>
    <w:p w14:paraId="53CE0EA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ZDM-S-I se permiten edificaciones unifamiliares con una densidad neta máxima de 160 hab/ha y una altura máxima de tres (03) niveles edificatorios; y edificaciones multifamiliares con una densidad neta máxima de 650 hab/ha y una altura máxima de cuatro (04) niveles. En ambos casos, el lote normativo mínimo será de 250.00 m² y el porcentaje de área libre no podrá ser inferior al treinta y cinco por ciento (35 %) del área del lote.</w:t>
      </w:r>
    </w:p>
    <w:p w14:paraId="2314F0F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ZDM-S-I y una ZDM-S-II,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756CF47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ZDM-S-I se establece los parámetros urbanísticos y edificatorios detallados en la siguiente tabla:</w:t>
      </w:r>
    </w:p>
    <w:p w14:paraId="6FEB7708"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19. Parámetros urbanísticos y edificatorios de la Zona Urbana de Densidad Media por Sector Tipo I (ZDM-S-I)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0A647B79" w14:textId="77777777" w:rsidTr="00565445">
        <w:trPr>
          <w:trHeight w:val="244"/>
          <w:tblHeader/>
        </w:trPr>
        <w:tc>
          <w:tcPr>
            <w:tcW w:w="6574" w:type="dxa"/>
            <w:gridSpan w:val="2"/>
          </w:tcPr>
          <w:p w14:paraId="37426D36"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MEDIA POR SECTOR TIPO I (ZDM - S – I)</w:t>
            </w:r>
          </w:p>
        </w:tc>
      </w:tr>
      <w:tr w:rsidR="00537A02" w:rsidRPr="00EE1DE4" w14:paraId="1D1FAF56" w14:textId="77777777" w:rsidTr="00565445">
        <w:trPr>
          <w:trHeight w:val="244"/>
          <w:tblHeader/>
        </w:trPr>
        <w:tc>
          <w:tcPr>
            <w:tcW w:w="3287" w:type="dxa"/>
          </w:tcPr>
          <w:p w14:paraId="4BE1960A"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2845E99B"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0E2A8B63" w14:textId="77777777" w:rsidTr="00565445">
        <w:trPr>
          <w:trHeight w:val="267"/>
        </w:trPr>
        <w:tc>
          <w:tcPr>
            <w:tcW w:w="3287" w:type="dxa"/>
          </w:tcPr>
          <w:p w14:paraId="6396296B"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12BFCA0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160 Hab/Ha.</w:t>
            </w:r>
          </w:p>
          <w:p w14:paraId="62B67EC7"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650 Hab/Ha.</w:t>
            </w:r>
          </w:p>
        </w:tc>
      </w:tr>
      <w:tr w:rsidR="00537A02" w:rsidRPr="00EE1DE4" w14:paraId="47A79A99" w14:textId="77777777" w:rsidTr="00565445">
        <w:trPr>
          <w:trHeight w:val="255"/>
        </w:trPr>
        <w:tc>
          <w:tcPr>
            <w:tcW w:w="3287" w:type="dxa"/>
          </w:tcPr>
          <w:p w14:paraId="11320872"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477AA8B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/Multifamiliar 250.00 m2</w:t>
            </w:r>
          </w:p>
        </w:tc>
      </w:tr>
      <w:tr w:rsidR="00537A02" w:rsidRPr="00EE1DE4" w14:paraId="74AEC19D" w14:textId="77777777" w:rsidTr="00565445">
        <w:trPr>
          <w:trHeight w:val="267"/>
        </w:trPr>
        <w:tc>
          <w:tcPr>
            <w:tcW w:w="3287" w:type="dxa"/>
          </w:tcPr>
          <w:p w14:paraId="03E2ADD0"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2A32A9F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8.00 ml.</w:t>
            </w:r>
          </w:p>
        </w:tc>
      </w:tr>
      <w:tr w:rsidR="00537A02" w:rsidRPr="00EE1DE4" w14:paraId="1173D59E" w14:textId="77777777" w:rsidTr="00565445">
        <w:trPr>
          <w:trHeight w:val="255"/>
        </w:trPr>
        <w:tc>
          <w:tcPr>
            <w:tcW w:w="3287" w:type="dxa"/>
          </w:tcPr>
          <w:p w14:paraId="6F46AB47"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0525BDC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9.00 ml o 3 niveles más azotea</w:t>
            </w:r>
          </w:p>
          <w:p w14:paraId="13ED4B7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12.00 ml o 4 niveles más azotea.</w:t>
            </w:r>
          </w:p>
        </w:tc>
      </w:tr>
      <w:tr w:rsidR="00537A02" w:rsidRPr="00EE1DE4" w14:paraId="5F814AFF" w14:textId="77777777" w:rsidTr="00565445">
        <w:trPr>
          <w:trHeight w:val="267"/>
        </w:trPr>
        <w:tc>
          <w:tcPr>
            <w:tcW w:w="3287" w:type="dxa"/>
          </w:tcPr>
          <w:p w14:paraId="23D6BE48"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004E864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No aplica </w:t>
            </w:r>
          </w:p>
        </w:tc>
      </w:tr>
      <w:tr w:rsidR="00537A02" w:rsidRPr="00EE1DE4" w14:paraId="03A03A97" w14:textId="77777777" w:rsidTr="00565445">
        <w:trPr>
          <w:trHeight w:val="267"/>
        </w:trPr>
        <w:tc>
          <w:tcPr>
            <w:tcW w:w="3287" w:type="dxa"/>
          </w:tcPr>
          <w:p w14:paraId="7E26FB3E"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3881633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2.0</w:t>
            </w:r>
          </w:p>
          <w:p w14:paraId="56C94D1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2.6</w:t>
            </w:r>
          </w:p>
        </w:tc>
      </w:tr>
      <w:tr w:rsidR="00537A02" w:rsidRPr="00EE1DE4" w14:paraId="67D4ADA2" w14:textId="77777777" w:rsidTr="00565445">
        <w:trPr>
          <w:trHeight w:val="255"/>
        </w:trPr>
        <w:tc>
          <w:tcPr>
            <w:tcW w:w="3287" w:type="dxa"/>
          </w:tcPr>
          <w:p w14:paraId="34F4594B" w14:textId="77777777" w:rsidR="00537A02" w:rsidRPr="00EE1DE4" w:rsidRDefault="00537A02" w:rsidP="00565445">
            <w:pPr>
              <w:pBdr>
                <w:top w:val="nil"/>
                <w:left w:val="nil"/>
                <w:bottom w:val="nil"/>
                <w:right w:val="nil"/>
                <w:between w:val="nil"/>
              </w:pBdr>
              <w:spacing w:after="0" w:line="252" w:lineRule="auto"/>
            </w:pPr>
            <w:r w:rsidRPr="00EE1DE4">
              <w:t>Porcentaje mínimo de área libre</w:t>
            </w:r>
          </w:p>
        </w:tc>
        <w:tc>
          <w:tcPr>
            <w:tcW w:w="3287" w:type="dxa"/>
          </w:tcPr>
          <w:p w14:paraId="1D12730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/Multifamiliar 35% del área total del lote.</w:t>
            </w:r>
          </w:p>
        </w:tc>
      </w:tr>
      <w:tr w:rsidR="00537A02" w:rsidRPr="00EE1DE4" w14:paraId="4C09A3FA" w14:textId="77777777" w:rsidTr="00565445">
        <w:trPr>
          <w:trHeight w:val="255"/>
        </w:trPr>
        <w:tc>
          <w:tcPr>
            <w:tcW w:w="3287" w:type="dxa"/>
          </w:tcPr>
          <w:p w14:paraId="65161FFA"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1CD5AAE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w:t>
            </w:r>
          </w:p>
        </w:tc>
      </w:tr>
      <w:tr w:rsidR="00537A02" w:rsidRPr="00EE1DE4" w14:paraId="417FA70F" w14:textId="77777777" w:rsidTr="00565445">
        <w:trPr>
          <w:trHeight w:val="255"/>
        </w:trPr>
        <w:tc>
          <w:tcPr>
            <w:tcW w:w="3287" w:type="dxa"/>
          </w:tcPr>
          <w:p w14:paraId="28E47BAC"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606944C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6A81D76E" w14:textId="77777777" w:rsidTr="00565445">
        <w:trPr>
          <w:trHeight w:val="255"/>
        </w:trPr>
        <w:tc>
          <w:tcPr>
            <w:tcW w:w="3287" w:type="dxa"/>
          </w:tcPr>
          <w:p w14:paraId="5938C975"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729573A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bl>
    <w:p w14:paraId="12327F30"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3646215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 en la base grafica del PDU Anta (Mapa base cartográfica MG-02) e información informática (Geo Data Base) que forman parte del presente reglamento</w:t>
      </w:r>
    </w:p>
    <w:p w14:paraId="3B78E1D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277CBE8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lastRenderedPageBreak/>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61"/>
          <w:id w:val="-1121113437"/>
        </w:sdtPr>
        <w:sdtContent>
          <w:sdt>
            <w:sdtPr>
              <w:rPr>
                <w:rFonts w:ascii="Swis721 LtCn BT" w:eastAsia="Swis721 LtCn BT" w:hAnsi="Swis721 LtCn BT" w:cs="Swis721 LtCn BT"/>
                <w:i/>
                <w:iCs/>
                <w:color w:val="000000"/>
                <w:sz w:val="18"/>
                <w:szCs w:val="18"/>
              </w:rPr>
              <w:tag w:val="goog_rdk_162"/>
              <w:id w:val="357430233"/>
            </w:sdtPr>
            <w:sdtContent>
              <w:ins w:id="27" w:author="Anonymous" w:date="2026-04-09T16:39:00Z">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77A667E8"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Media por Sector Tipo II (ZDM-S-II)</w:t>
      </w:r>
    </w:p>
    <w:p w14:paraId="45ED1CD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Media por Sector tipo I (ZDM-S-II) es una tipología de zonificación urbana cuya infraestructura urbana permite un aprovechamiento medio del suelo. Constituye una zona de uso mixto que permiten, el uso Residencial, uso Comercial, uso Taller y Usos Especiales. Se caracterizan por ser áreas homogéneas en el nivel medio de capacidad de soporte del suelo y pueden ser áreas de transición de una subzona a otra. Este tipo de zonificación busca promover un desarrollo sostenible y equilibrado, atendiendo de manera eficaz las demandas de vivienda y servicios en sectores con capacidad de crecimiento moderada.</w:t>
      </w:r>
    </w:p>
    <w:p w14:paraId="3477BA1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ZDM-S-II algunos predios de los siguientes sectores: Pachaquillay, Izcuchaca, Inquilpata, Compone, Pacca, Huachanccay, Masoccacca, El Bosque, Sol Naciente, Hospitalpampa, Nueva Anta, Villa La Unión, Cerro Ppuchuorcco, Pichoc Miraflores, Upis, Santa Rosa, Pichoc 22 de Junio, Los Sauces, Santa Rita, Lluscanay, Tambo Chiracanchi y Chacan Santa Ana, los cuales están representados gráficamente en el Mapa Zonificación de los Usos de Suelos (MP-20).</w:t>
      </w:r>
    </w:p>
    <w:p w14:paraId="702A2232" w14:textId="77777777" w:rsidR="00537A02" w:rsidRPr="00D7714F" w:rsidRDefault="00537A02" w:rsidP="00537A02">
      <w:pPr>
        <w:spacing w:after="120"/>
        <w:jc w:val="both"/>
        <w:rPr>
          <w:rFonts w:ascii="Swis721 LtCn BT" w:eastAsia="Swis721 LtCn BT" w:hAnsi="Swis721 LtCn BT" w:cs="Swis721 LtCn BT"/>
        </w:rPr>
      </w:pPr>
      <w:r w:rsidRPr="00D7714F">
        <w:rPr>
          <w:rFonts w:ascii="Swis721 LtCn BT" w:eastAsia="Swis721 LtCn BT" w:hAnsi="Swis721 LtCn BT" w:cs="Swis721 LtCn BT"/>
        </w:rPr>
        <w:t xml:space="preserve">En la ZDM-S-I se permiten edificaciones unifamiliares con una densidad neta máxima de 350 hab/ha y una altura máxima de tres (03) niveles </w:t>
      </w:r>
      <w:r w:rsidRPr="00D7714F">
        <w:t>edificatorios</w:t>
      </w:r>
      <w:r w:rsidRPr="00D7714F">
        <w:rPr>
          <w:rFonts w:ascii="Swis721 LtCn BT" w:eastAsia="Swis721 LtCn BT" w:hAnsi="Swis721 LtCn BT" w:cs="Swis721 LtCn BT"/>
        </w:rPr>
        <w:t>; y edificaciones multifamiliares con una densidad neta máxima de 1,350 hab/ha y una altura máxima de cuatro (04) niveles. En ambos casos, el lote normativo mínimo será de 120.00 m² y el porcentaje de área libre no podrá ser inferior al treinta por ciento (30 %) del área del lote.</w:t>
      </w:r>
    </w:p>
    <w:p w14:paraId="1B6EDA5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ZDM-S-I y una ZDM-S-II,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06BA1C8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ZDM-S-II se establece los parámetros urbanísticos y edificatorios detallados en la siguiente tabla:</w:t>
      </w:r>
    </w:p>
    <w:p w14:paraId="2CE575B5"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20. Parámetros urbanísticos y edificatorios de la Zona Urbana de Densidad Media por Sector Tipo II (ZDM-S-II)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5942F53C" w14:textId="77777777" w:rsidTr="00565445">
        <w:trPr>
          <w:trHeight w:val="244"/>
          <w:tblHeader/>
        </w:trPr>
        <w:tc>
          <w:tcPr>
            <w:tcW w:w="6574" w:type="dxa"/>
            <w:gridSpan w:val="2"/>
          </w:tcPr>
          <w:p w14:paraId="79E17498"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MEDIA POR SECTOR TIPO II (ZDM - S – II)</w:t>
            </w:r>
          </w:p>
        </w:tc>
      </w:tr>
      <w:tr w:rsidR="00537A02" w:rsidRPr="00EE1DE4" w14:paraId="03061335" w14:textId="77777777" w:rsidTr="00565445">
        <w:trPr>
          <w:trHeight w:val="244"/>
          <w:tblHeader/>
        </w:trPr>
        <w:tc>
          <w:tcPr>
            <w:tcW w:w="3287" w:type="dxa"/>
          </w:tcPr>
          <w:p w14:paraId="78C6EF1C"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02D01018"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79108913" w14:textId="77777777" w:rsidTr="00565445">
        <w:trPr>
          <w:trHeight w:val="267"/>
        </w:trPr>
        <w:tc>
          <w:tcPr>
            <w:tcW w:w="3287" w:type="dxa"/>
          </w:tcPr>
          <w:p w14:paraId="1B1B8B5C"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0ABE0E4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350 Hab/Ha.</w:t>
            </w:r>
          </w:p>
          <w:p w14:paraId="38358A8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1,350 Hab/Ha.</w:t>
            </w:r>
          </w:p>
        </w:tc>
      </w:tr>
      <w:tr w:rsidR="00537A02" w:rsidRPr="00EE1DE4" w14:paraId="54AB6C52" w14:textId="77777777" w:rsidTr="00565445">
        <w:trPr>
          <w:trHeight w:val="255"/>
        </w:trPr>
        <w:tc>
          <w:tcPr>
            <w:tcW w:w="3287" w:type="dxa"/>
          </w:tcPr>
          <w:p w14:paraId="0A679FE8"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446E407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/Multifamiliar 120.00 m2</w:t>
            </w:r>
          </w:p>
        </w:tc>
      </w:tr>
      <w:tr w:rsidR="00537A02" w:rsidRPr="00EE1DE4" w14:paraId="38F64520" w14:textId="77777777" w:rsidTr="00565445">
        <w:trPr>
          <w:trHeight w:val="267"/>
        </w:trPr>
        <w:tc>
          <w:tcPr>
            <w:tcW w:w="3287" w:type="dxa"/>
          </w:tcPr>
          <w:p w14:paraId="4F6758E2"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4AC9C0C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6.00 ml.</w:t>
            </w:r>
          </w:p>
        </w:tc>
      </w:tr>
      <w:tr w:rsidR="00537A02" w:rsidRPr="00EE1DE4" w14:paraId="1FF7A112" w14:textId="77777777" w:rsidTr="00565445">
        <w:trPr>
          <w:trHeight w:val="255"/>
        </w:trPr>
        <w:tc>
          <w:tcPr>
            <w:tcW w:w="3287" w:type="dxa"/>
          </w:tcPr>
          <w:p w14:paraId="5AC6AF7F"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134770E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9.00 ml o 3 niveles más azotea</w:t>
            </w:r>
          </w:p>
          <w:p w14:paraId="36C4337A"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12.00 ml o 4 niveles más azotea.</w:t>
            </w:r>
          </w:p>
        </w:tc>
      </w:tr>
      <w:tr w:rsidR="00537A02" w:rsidRPr="00EE1DE4" w14:paraId="66C4BB93" w14:textId="77777777" w:rsidTr="00565445">
        <w:trPr>
          <w:trHeight w:val="267"/>
        </w:trPr>
        <w:tc>
          <w:tcPr>
            <w:tcW w:w="3287" w:type="dxa"/>
          </w:tcPr>
          <w:p w14:paraId="79EAE988"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440DF6E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No aplica</w:t>
            </w:r>
          </w:p>
        </w:tc>
      </w:tr>
      <w:tr w:rsidR="00537A02" w:rsidRPr="00EE1DE4" w14:paraId="67F89871" w14:textId="77777777" w:rsidTr="00565445">
        <w:trPr>
          <w:trHeight w:val="267"/>
        </w:trPr>
        <w:tc>
          <w:tcPr>
            <w:tcW w:w="3287" w:type="dxa"/>
          </w:tcPr>
          <w:p w14:paraId="245CEC31"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1BDDDBF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2.1</w:t>
            </w:r>
          </w:p>
          <w:p w14:paraId="294C1CC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2.8</w:t>
            </w:r>
          </w:p>
        </w:tc>
      </w:tr>
      <w:tr w:rsidR="00537A02" w:rsidRPr="00EE1DE4" w14:paraId="0F87B7EB" w14:textId="77777777" w:rsidTr="00565445">
        <w:trPr>
          <w:trHeight w:val="255"/>
        </w:trPr>
        <w:tc>
          <w:tcPr>
            <w:tcW w:w="3287" w:type="dxa"/>
          </w:tcPr>
          <w:p w14:paraId="46FD0FF3"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7559C28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/Multifamiliar 30% del área total del lote.</w:t>
            </w:r>
          </w:p>
        </w:tc>
      </w:tr>
      <w:tr w:rsidR="00537A02" w:rsidRPr="00EE1DE4" w14:paraId="160C9410" w14:textId="77777777" w:rsidTr="00565445">
        <w:trPr>
          <w:trHeight w:val="255"/>
        </w:trPr>
        <w:tc>
          <w:tcPr>
            <w:tcW w:w="3287" w:type="dxa"/>
          </w:tcPr>
          <w:p w14:paraId="64A758F5"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030C9DC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2C5C1F71" w14:textId="77777777" w:rsidTr="00565445">
        <w:trPr>
          <w:trHeight w:val="255"/>
        </w:trPr>
        <w:tc>
          <w:tcPr>
            <w:tcW w:w="3287" w:type="dxa"/>
          </w:tcPr>
          <w:p w14:paraId="7B98DDF6"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3288276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43C26B5C" w14:textId="77777777" w:rsidTr="00565445">
        <w:trPr>
          <w:trHeight w:val="255"/>
        </w:trPr>
        <w:tc>
          <w:tcPr>
            <w:tcW w:w="3287" w:type="dxa"/>
          </w:tcPr>
          <w:p w14:paraId="652EEC0B"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5422527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bl>
    <w:p w14:paraId="149D70E1"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7700340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w:t>
      </w:r>
      <w:sdt>
        <w:sdtPr>
          <w:tag w:val="goog_rdk_164"/>
          <w:id w:val="1359021629"/>
        </w:sdtPr>
        <w:sdtContent>
          <w:sdt>
            <w:sdtPr>
              <w:tag w:val="goog_rdk_165"/>
              <w:id w:val="-2007696354"/>
            </w:sdtPr>
            <w:sdtContent>
              <w:ins w:id="28" w:author="Anonymous" w:date="2026-04-09T20:41:00Z">
                <w:r w:rsidRPr="00D7714F">
                  <w:rPr>
                    <w:rFonts w:ascii="Swis721 LtCn BT" w:eastAsia="Swis721 LtCn BT" w:hAnsi="Swis721 LtCn BT" w:cs="Swis721 LtCn BT"/>
                    <w:i/>
                    <w:iCs/>
                    <w:sz w:val="18"/>
                    <w:szCs w:val="18"/>
                    <w:rPrChange w:id="29" w:author="Anonymous" w:date="2026-04-09T20:41:00Z">
                      <w:rPr>
                        <w:rFonts w:ascii="Swis721 LtCn BT" w:eastAsia="Swis721 LtCn BT" w:hAnsi="Swis721 LtCn BT" w:cs="Swis721 LtCn BT"/>
                        <w:i/>
                        <w:iCs/>
                        <w:color w:val="000000"/>
                        <w:sz w:val="18"/>
                        <w:szCs w:val="18"/>
                      </w:rPr>
                    </w:rPrChange>
                  </w:rPr>
                  <w:t>gráfica</w:t>
                </w:r>
              </w:ins>
            </w:sdtContent>
          </w:sdt>
        </w:sdtContent>
      </w:sdt>
      <w:sdt>
        <w:sdtPr>
          <w:tag w:val="goog_rdk_166"/>
          <w:id w:val="-1435373902"/>
        </w:sdtPr>
        <w:sdtContent>
          <w:sdt>
            <w:sdtPr>
              <w:tag w:val="goog_rdk_167"/>
              <w:id w:val="830012144"/>
            </w:sdtPr>
            <w:sdtContent>
              <w:del w:id="30" w:author="Anonymous" w:date="2026-04-09T20:41:00Z">
                <w:r w:rsidRPr="00D7714F">
                  <w:rPr>
                    <w:rFonts w:ascii="Swis721 LtCn BT" w:eastAsia="Swis721 LtCn BT" w:hAnsi="Swis721 LtCn BT" w:cs="Swis721 LtCn BT"/>
                    <w:i/>
                    <w:iCs/>
                    <w:sz w:val="18"/>
                    <w:szCs w:val="18"/>
                    <w:rPrChange w:id="31" w:author="Anonymous" w:date="2026-04-09T20:41:00Z">
                      <w:rPr>
                        <w:rFonts w:ascii="Swis721 LtCn BT" w:eastAsia="Swis721 LtCn BT" w:hAnsi="Swis721 LtCn BT" w:cs="Swis721 LtCn BT"/>
                        <w:i/>
                        <w:iCs/>
                        <w:color w:val="000000"/>
                        <w:sz w:val="18"/>
                        <w:szCs w:val="18"/>
                      </w:rPr>
                    </w:rPrChange>
                  </w:rPr>
                  <w:delText>grafica</w:delText>
                </w:r>
              </w:del>
            </w:sdtContent>
          </w:sdt>
        </w:sdtContent>
      </w:sdt>
      <w:r w:rsidRPr="00D7714F">
        <w:rPr>
          <w:rFonts w:ascii="Swis721 LtCn BT" w:eastAsia="Swis721 LtCn BT" w:hAnsi="Swis721 LtCn BT" w:cs="Swis721 LtCn BT"/>
          <w:i/>
          <w:iCs/>
          <w:color w:val="000000"/>
          <w:sz w:val="18"/>
          <w:szCs w:val="18"/>
        </w:rPr>
        <w:t xml:space="preserve"> del PDU Anta (Mapa base cartográfica MG-02) e información informática (Geo Data Base) que forman parte del presente reglamento</w:t>
      </w:r>
    </w:p>
    <w:p w14:paraId="5DD853D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4F156FF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lastRenderedPageBreak/>
        <w:t xml:space="preserve">(3) Los usos especiales deberán ser evaluados en el marco de las normas técnicas </w:t>
      </w:r>
      <w:sdt>
        <w:sdtPr>
          <w:rPr>
            <w:rFonts w:ascii="Swis721 LtCn BT" w:eastAsia="Swis721 LtCn BT" w:hAnsi="Swis721 LtCn BT" w:cs="Swis721 LtCn BT"/>
            <w:i/>
            <w:iCs/>
            <w:color w:val="000000"/>
            <w:sz w:val="18"/>
            <w:szCs w:val="18"/>
          </w:rPr>
          <w:tag w:val="goog_rdk_168"/>
          <w:id w:val="1662362488"/>
        </w:sdtPr>
        <w:sdtContent>
          <w:sdt>
            <w:sdtPr>
              <w:rPr>
                <w:rFonts w:ascii="Swis721 LtCn BT" w:eastAsia="Swis721 LtCn BT" w:hAnsi="Swis721 LtCn BT" w:cs="Swis721 LtCn BT"/>
                <w:i/>
                <w:iCs/>
                <w:color w:val="000000"/>
                <w:sz w:val="18"/>
                <w:szCs w:val="18"/>
              </w:rPr>
              <w:tag w:val="goog_rdk_169"/>
              <w:id w:val="-196339320"/>
            </w:sdtPr>
            <w:sdtContent>
              <w:ins w:id="32" w:author="Anonymous" w:date="2026-04-09T20:41:00Z">
                <w:r w:rsidRPr="00EE1DE4">
                  <w:rPr>
                    <w:rFonts w:ascii="Swis721 LtCn BT" w:eastAsia="Swis721 LtCn BT" w:hAnsi="Swis721 LtCn BT" w:cs="Swis721 LtCn BT"/>
                    <w:i/>
                    <w:iCs/>
                    <w:color w:val="000000"/>
                    <w:sz w:val="18"/>
                    <w:szCs w:val="18"/>
                  </w:rPr>
                  <w:t>específicas</w:t>
                </w:r>
              </w:ins>
            </w:sdtContent>
          </w:sdt>
        </w:sdtContent>
      </w:sdt>
      <w:sdt>
        <w:sdtPr>
          <w:rPr>
            <w:rFonts w:ascii="Swis721 LtCn BT" w:eastAsia="Swis721 LtCn BT" w:hAnsi="Swis721 LtCn BT" w:cs="Swis721 LtCn BT"/>
            <w:i/>
            <w:iCs/>
            <w:color w:val="000000"/>
            <w:sz w:val="18"/>
            <w:szCs w:val="18"/>
          </w:rPr>
          <w:tag w:val="goog_rdk_170"/>
          <w:id w:val="2050686235"/>
        </w:sdtPr>
        <w:sdtContent>
          <w:sdt>
            <w:sdtPr>
              <w:rPr>
                <w:rFonts w:ascii="Swis721 LtCn BT" w:eastAsia="Swis721 LtCn BT" w:hAnsi="Swis721 LtCn BT" w:cs="Swis721 LtCn BT"/>
                <w:i/>
                <w:iCs/>
                <w:color w:val="000000"/>
                <w:sz w:val="18"/>
                <w:szCs w:val="18"/>
              </w:rPr>
              <w:tag w:val="goog_rdk_171"/>
              <w:id w:val="765527471"/>
            </w:sdtPr>
            <w:sdtContent>
              <w:del w:id="33" w:author="Anonymous" w:date="2026-04-09T20:41:00Z">
                <w:r w:rsidRPr="00EE1DE4">
                  <w:rPr>
                    <w:rFonts w:ascii="Swis721 LtCn BT" w:eastAsia="Swis721 LtCn BT" w:hAnsi="Swis721 LtCn BT" w:cs="Swis721 LtCn BT"/>
                    <w:i/>
                    <w:iCs/>
                    <w:color w:val="000000"/>
                    <w:sz w:val="18"/>
                    <w:szCs w:val="18"/>
                  </w:rPr>
                  <w:delText>especificas</w:delText>
                </w:r>
              </w:del>
            </w:sdtContent>
          </w:sdt>
        </w:sdtContent>
      </w:sdt>
      <w:r w:rsidRPr="00D7714F">
        <w:rPr>
          <w:rFonts w:ascii="Swis721 LtCn BT" w:eastAsia="Swis721 LtCn BT" w:hAnsi="Swis721 LtCn BT" w:cs="Swis721 LtCn BT"/>
          <w:i/>
          <w:iCs/>
          <w:color w:val="000000"/>
          <w:sz w:val="18"/>
          <w:szCs w:val="18"/>
        </w:rPr>
        <w:t xml:space="preserve"> del sector correspondiente</w:t>
      </w:r>
      <w:sdt>
        <w:sdtPr>
          <w:rPr>
            <w:rFonts w:ascii="Swis721 LtCn BT" w:eastAsia="Swis721 LtCn BT" w:hAnsi="Swis721 LtCn BT" w:cs="Swis721 LtCn BT"/>
            <w:i/>
            <w:iCs/>
            <w:color w:val="000000"/>
            <w:sz w:val="18"/>
            <w:szCs w:val="18"/>
          </w:rPr>
          <w:tag w:val="goog_rdk_172"/>
          <w:id w:val="-279862756"/>
        </w:sdtPr>
        <w:sdtContent>
          <w:sdt>
            <w:sdtPr>
              <w:rPr>
                <w:rFonts w:ascii="Swis721 LtCn BT" w:eastAsia="Swis721 LtCn BT" w:hAnsi="Swis721 LtCn BT" w:cs="Swis721 LtCn BT"/>
                <w:i/>
                <w:iCs/>
                <w:color w:val="000000"/>
                <w:sz w:val="18"/>
                <w:szCs w:val="18"/>
              </w:rPr>
              <w:tag w:val="goog_rdk_173"/>
              <w:id w:val="-1432349654"/>
            </w:sdtPr>
            <w:sdtContent>
              <w:ins w:id="34" w:author="Anonymous" w:date="2026-04-09T16:40:00Z">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04744EAA"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Media por Condiciones de Riesgo Tipo I (ZDM-CR-I)</w:t>
      </w:r>
    </w:p>
    <w:p w14:paraId="7CFA88A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Media por Condiciones de Riesgo tipo I (ZDM-CR-I) es una tipología de zonificación urbana que permite una intensidad media de usos residenciales en sectores que presentan condiciones de riesgo alto o muy alto. Estas zonas se encuentran en áreas consolidadas o en proceso de consolidación, con acceso intermedio a equipamientos y servicios básicos, como agua, desagüe, energía eléctrica y vías. </w:t>
      </w:r>
    </w:p>
    <w:p w14:paraId="32585D2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strike/>
          <w:color w:val="000000"/>
        </w:rPr>
      </w:pPr>
      <w:r w:rsidRPr="00D7714F">
        <w:rPr>
          <w:rFonts w:ascii="Swis721 LtCn BT" w:eastAsia="Swis721 LtCn BT" w:hAnsi="Swis721 LtCn BT" w:cs="Swis721 LtCn BT"/>
          <w:color w:val="000000"/>
        </w:rPr>
        <w:t>Las ZDM-CR-I se establecen en sectores que, a pesar de las condiciones de riesgo, no requieren medidas de reasentamiento poblacional. Sin embargo, en estas zonas se debe priorizar la implementación de proyectos de inversión orientados a la reducción del riesgo, tales como reforzamiento estructural, drenaje pluvial y mejora de infraestructuras. Estos sectores buscan garantizar la ocupación segura, mediante la mejora de las condiciones internas de las edificaciones y la provisión de servicios esenciales.</w:t>
      </w:r>
    </w:p>
    <w:p w14:paraId="02FAAB4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ZDM-CR-I algunos predios de los siguientes sectores: Santa María, Centro Cconchacalla, La Granja, Huachanccay, El Bosque, Santa Rosa, Cerro Ppuchuorcco, Izcuchaca, Nueva Anta, Pichoc 22 De Junio, Agustin Gamarra Pichoc, Santa Rita, Huancoyro, Lluscanay, Tambo Chiracanchi que están ubicados sobre una zona de peligro muy alto y alto por inundación, movimiento en masa y sismo, categorizándose dentro de esta zonificación, los cuales están representados gráficamente en el Mapa Zonificación de los Usos de Suelos (MP-20).</w:t>
      </w:r>
    </w:p>
    <w:p w14:paraId="6588FA1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ZDM-CR-I es destinada al uso mixto que permite el uso residencial, taller, comercial y usos especiales, con una densidad neta máxima de 160 Hab./Ha, la altura de las edificaciones hasta tres (03) niveles edificatorios, en lotes mínimos normativos de 250.00 m2 con un porcentaje de área libre del 35%.</w:t>
      </w:r>
    </w:p>
    <w:p w14:paraId="52EFFD0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ZDM-CR-I y una ZDM-CR-II, es debido a los diferentes grados de consolidación de los predios en las agrupaciones urbanas involucradas.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tener menos poblaciones expuestas a los riegos.</w:t>
      </w:r>
    </w:p>
    <w:p w14:paraId="5BCB0C3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ZDM-CR-I se establece los parámetros urbanísticos y edificatorios detallados en la siguiente tabla:</w:t>
      </w:r>
    </w:p>
    <w:p w14:paraId="17A0CB43"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br w:type="column"/>
      </w:r>
      <w:r w:rsidRPr="00D7714F">
        <w:rPr>
          <w:b/>
          <w:bCs/>
          <w:color w:val="000000"/>
          <w:sz w:val="20"/>
          <w:szCs w:val="20"/>
        </w:rPr>
        <w:lastRenderedPageBreak/>
        <w:t>Tabla N° 21. Parámetros urbanísticos y edificatorios de la Zona Urbana de Densidad Media por Condiciones de Riesgo Tipo I (ZDM-CR-I)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0EFC3D2A" w14:textId="77777777" w:rsidTr="00565445">
        <w:trPr>
          <w:trHeight w:val="244"/>
          <w:tblHeader/>
        </w:trPr>
        <w:tc>
          <w:tcPr>
            <w:tcW w:w="6574" w:type="dxa"/>
            <w:gridSpan w:val="2"/>
          </w:tcPr>
          <w:p w14:paraId="0EA29A0A"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MEDIA POR CONDICIONES DE RIESGO TIPO I (ZDM - CR – I)</w:t>
            </w:r>
          </w:p>
        </w:tc>
      </w:tr>
      <w:tr w:rsidR="00537A02" w:rsidRPr="00EE1DE4" w14:paraId="26DC6663" w14:textId="77777777" w:rsidTr="00565445">
        <w:trPr>
          <w:trHeight w:val="244"/>
          <w:tblHeader/>
        </w:trPr>
        <w:tc>
          <w:tcPr>
            <w:tcW w:w="3287" w:type="dxa"/>
          </w:tcPr>
          <w:p w14:paraId="7DC32B54"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436222C3"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73C2FA0A" w14:textId="77777777" w:rsidTr="00565445">
        <w:trPr>
          <w:trHeight w:val="267"/>
        </w:trPr>
        <w:tc>
          <w:tcPr>
            <w:tcW w:w="3287" w:type="dxa"/>
          </w:tcPr>
          <w:p w14:paraId="7050ABBE"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61D998A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160 Hab/Ha.</w:t>
            </w:r>
          </w:p>
        </w:tc>
      </w:tr>
      <w:tr w:rsidR="00537A02" w:rsidRPr="00EE1DE4" w14:paraId="4E8A4877" w14:textId="77777777" w:rsidTr="00565445">
        <w:trPr>
          <w:trHeight w:val="255"/>
        </w:trPr>
        <w:tc>
          <w:tcPr>
            <w:tcW w:w="3287" w:type="dxa"/>
          </w:tcPr>
          <w:p w14:paraId="19FF3FA1"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7038CFD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250.00 m2</w:t>
            </w:r>
          </w:p>
        </w:tc>
      </w:tr>
      <w:tr w:rsidR="00537A02" w:rsidRPr="00EE1DE4" w14:paraId="07C331A4" w14:textId="77777777" w:rsidTr="00565445">
        <w:trPr>
          <w:trHeight w:val="267"/>
        </w:trPr>
        <w:tc>
          <w:tcPr>
            <w:tcW w:w="3287" w:type="dxa"/>
          </w:tcPr>
          <w:p w14:paraId="2A0AE3A9"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7ECC897B"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8.00 ml.</w:t>
            </w:r>
          </w:p>
        </w:tc>
      </w:tr>
      <w:tr w:rsidR="00537A02" w:rsidRPr="00EE1DE4" w14:paraId="70F49AD7" w14:textId="77777777" w:rsidTr="00565445">
        <w:trPr>
          <w:trHeight w:val="255"/>
        </w:trPr>
        <w:tc>
          <w:tcPr>
            <w:tcW w:w="3287" w:type="dxa"/>
          </w:tcPr>
          <w:p w14:paraId="66542117"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4486584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9.00 ml o 3 niveles.</w:t>
            </w:r>
          </w:p>
        </w:tc>
      </w:tr>
      <w:tr w:rsidR="00537A02" w:rsidRPr="00EE1DE4" w14:paraId="3CF80781" w14:textId="77777777" w:rsidTr="00565445">
        <w:trPr>
          <w:trHeight w:val="267"/>
        </w:trPr>
        <w:tc>
          <w:tcPr>
            <w:tcW w:w="3287" w:type="dxa"/>
          </w:tcPr>
          <w:p w14:paraId="72E51327"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591CB27B" w14:textId="77777777" w:rsidR="00537A02" w:rsidRPr="00EE1DE4" w:rsidRDefault="00537A02" w:rsidP="00565445">
            <w:pPr>
              <w:pBdr>
                <w:top w:val="nil"/>
                <w:left w:val="nil"/>
                <w:bottom w:val="nil"/>
                <w:right w:val="nil"/>
                <w:between w:val="nil"/>
              </w:pBdr>
              <w:spacing w:after="0" w:line="252" w:lineRule="auto"/>
              <w:jc w:val="both"/>
              <w:rPr>
                <w:sz w:val="18"/>
                <w:szCs w:val="18"/>
              </w:rPr>
            </w:pPr>
            <w:r>
              <w:rPr>
                <w:sz w:val="18"/>
                <w:szCs w:val="18"/>
              </w:rPr>
              <w:t>No aplica</w:t>
            </w:r>
          </w:p>
        </w:tc>
      </w:tr>
      <w:tr w:rsidR="00537A02" w:rsidRPr="00EE1DE4" w14:paraId="046760FF" w14:textId="77777777" w:rsidTr="00565445">
        <w:trPr>
          <w:trHeight w:val="267"/>
        </w:trPr>
        <w:tc>
          <w:tcPr>
            <w:tcW w:w="3287" w:type="dxa"/>
          </w:tcPr>
          <w:p w14:paraId="1244AC25"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6F8CB77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2.0</w:t>
            </w:r>
          </w:p>
        </w:tc>
      </w:tr>
      <w:tr w:rsidR="00537A02" w:rsidRPr="00EE1DE4" w14:paraId="7B66C294" w14:textId="77777777" w:rsidTr="00565445">
        <w:trPr>
          <w:trHeight w:val="255"/>
        </w:trPr>
        <w:tc>
          <w:tcPr>
            <w:tcW w:w="3287" w:type="dxa"/>
          </w:tcPr>
          <w:p w14:paraId="0D00C76B"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71EF10D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35% del área total del lote.</w:t>
            </w:r>
          </w:p>
        </w:tc>
      </w:tr>
      <w:tr w:rsidR="00537A02" w:rsidRPr="00EE1DE4" w14:paraId="78223EFB" w14:textId="77777777" w:rsidTr="00565445">
        <w:trPr>
          <w:trHeight w:val="255"/>
        </w:trPr>
        <w:tc>
          <w:tcPr>
            <w:tcW w:w="3287" w:type="dxa"/>
          </w:tcPr>
          <w:p w14:paraId="30438EF1"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2ACF920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6F210216" w14:textId="77777777" w:rsidTr="00565445">
        <w:trPr>
          <w:trHeight w:val="255"/>
        </w:trPr>
        <w:tc>
          <w:tcPr>
            <w:tcW w:w="3287" w:type="dxa"/>
          </w:tcPr>
          <w:p w14:paraId="54D7099C"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58988B33"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54083B15" w14:textId="77777777" w:rsidTr="00565445">
        <w:trPr>
          <w:trHeight w:val="255"/>
        </w:trPr>
        <w:tc>
          <w:tcPr>
            <w:tcW w:w="3287" w:type="dxa"/>
          </w:tcPr>
          <w:p w14:paraId="6059E8AC"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743FF0D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r w:rsidR="00537A02" w:rsidRPr="00EE1DE4" w14:paraId="61525456" w14:textId="77777777" w:rsidTr="00565445">
        <w:trPr>
          <w:trHeight w:val="255"/>
        </w:trPr>
        <w:tc>
          <w:tcPr>
            <w:tcW w:w="6574" w:type="dxa"/>
            <w:gridSpan w:val="2"/>
          </w:tcPr>
          <w:p w14:paraId="5ACF6493" w14:textId="77777777" w:rsidR="00537A02" w:rsidRPr="00EE1DE4" w:rsidRDefault="00537A02" w:rsidP="00565445">
            <w:pPr>
              <w:pBdr>
                <w:top w:val="nil"/>
                <w:left w:val="nil"/>
                <w:bottom w:val="nil"/>
                <w:right w:val="nil"/>
                <w:between w:val="nil"/>
              </w:pBdr>
              <w:spacing w:after="0" w:line="252" w:lineRule="auto"/>
            </w:pPr>
            <w:r w:rsidRPr="00EE1DE4">
              <w:t>Restricciones</w:t>
            </w:r>
          </w:p>
        </w:tc>
      </w:tr>
      <w:tr w:rsidR="00537A02" w:rsidRPr="00EE1DE4" w14:paraId="17CDB931" w14:textId="77777777" w:rsidTr="00565445">
        <w:trPr>
          <w:trHeight w:val="255"/>
        </w:trPr>
        <w:tc>
          <w:tcPr>
            <w:tcW w:w="6574" w:type="dxa"/>
            <w:gridSpan w:val="2"/>
            <w:shd w:val="clear" w:color="auto" w:fill="F2F2F2"/>
          </w:tcPr>
          <w:p w14:paraId="2E7A4787" w14:textId="77777777" w:rsidR="00537A02" w:rsidRPr="00EE1DE4" w:rsidRDefault="00537A02" w:rsidP="00565445">
            <w:pPr>
              <w:pBdr>
                <w:top w:val="nil"/>
                <w:left w:val="nil"/>
                <w:bottom w:val="nil"/>
                <w:right w:val="nil"/>
                <w:between w:val="nil"/>
              </w:pBdr>
              <w:spacing w:after="0" w:line="252" w:lineRule="auto"/>
              <w:jc w:val="both"/>
            </w:pPr>
            <w:r w:rsidRPr="00EE1DE4">
              <w:t>Para todas las zonas con Condicionantes de riesgo:</w:t>
            </w:r>
          </w:p>
          <w:p w14:paraId="2416C92E"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de sótanos.</w:t>
            </w:r>
          </w:p>
          <w:p w14:paraId="1930B9F6"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inadecuados (adobe, mampostería sin refuerzo y concreto no reforzado).</w:t>
            </w:r>
          </w:p>
          <w:p w14:paraId="7D5ADA72"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sismo:</w:t>
            </w:r>
          </w:p>
          <w:p w14:paraId="217B3D94"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sin estudios de mecánica de suelos (incluidos en el Estudio de Mecánica de Suelos, la Evaluación potencial de colapso, potencial de expansión y licuación de suelos).</w:t>
            </w:r>
          </w:p>
          <w:p w14:paraId="0FF61B7A"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Diseños con irregularidades que generen torsiones estructurales durante un sismo.</w:t>
            </w:r>
          </w:p>
          <w:p w14:paraId="6F88E073"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sobre suelos altamente orgánicos.</w:t>
            </w:r>
          </w:p>
          <w:p w14:paraId="71178067"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2DA5ED86"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directas sobre suelos colapsables.</w:t>
            </w:r>
          </w:p>
          <w:p w14:paraId="5195FC21"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movimientos en masa:</w:t>
            </w:r>
          </w:p>
          <w:p w14:paraId="01F65EA6"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Cortes de talud en laderas de montaña que comprometan la estabilidad del mismo, y que superen la relación del talud de 1:3.</w:t>
            </w:r>
          </w:p>
          <w:p w14:paraId="6399C5EB"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1D4AAA62"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Inundación:</w:t>
            </w:r>
          </w:p>
          <w:p w14:paraId="54772C32"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sobre antiguos cursos de ríos, otros cuerpos de agua y humedales.</w:t>
            </w:r>
          </w:p>
          <w:p w14:paraId="7AE755A6"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que no sean resistentes al agua o que sean permeables.</w:t>
            </w:r>
          </w:p>
        </w:tc>
      </w:tr>
    </w:tbl>
    <w:p w14:paraId="4A465841"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07B48C16"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346ECCA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19AD35E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(3) Los usos especiales deberán ser evaluados en el marco de las normas técnicas </w:t>
      </w:r>
      <w:sdt>
        <w:sdtPr>
          <w:rPr>
            <w:rFonts w:ascii="Swis721 LtCn BT" w:eastAsia="Swis721 LtCn BT" w:hAnsi="Swis721 LtCn BT" w:cs="Swis721 LtCn BT"/>
            <w:i/>
            <w:iCs/>
            <w:color w:val="000000"/>
            <w:sz w:val="18"/>
            <w:szCs w:val="18"/>
          </w:rPr>
          <w:tag w:val="goog_rdk_175"/>
          <w:id w:val="745174065"/>
        </w:sdtPr>
        <w:sdtContent>
          <w:sdt>
            <w:sdtPr>
              <w:rPr>
                <w:rFonts w:ascii="Swis721 LtCn BT" w:eastAsia="Swis721 LtCn BT" w:hAnsi="Swis721 LtCn BT" w:cs="Swis721 LtCn BT"/>
                <w:i/>
                <w:iCs/>
                <w:color w:val="000000"/>
                <w:sz w:val="18"/>
                <w:szCs w:val="18"/>
              </w:rPr>
              <w:tag w:val="goog_rdk_176"/>
              <w:id w:val="937490190"/>
            </w:sdtPr>
            <w:sdtContent>
              <w:ins w:id="35" w:author="Anonymous" w:date="2026-04-09T20:44:00Z">
                <w:r w:rsidRPr="00EE1DE4">
                  <w:rPr>
                    <w:rFonts w:ascii="Swis721 LtCn BT" w:eastAsia="Swis721 LtCn BT" w:hAnsi="Swis721 LtCn BT" w:cs="Swis721 LtCn BT"/>
                    <w:i/>
                    <w:iCs/>
                    <w:color w:val="000000"/>
                    <w:sz w:val="18"/>
                    <w:szCs w:val="18"/>
                  </w:rPr>
                  <w:t>específicas</w:t>
                </w:r>
              </w:ins>
            </w:sdtContent>
          </w:sdt>
        </w:sdtContent>
      </w:sdt>
      <w:sdt>
        <w:sdtPr>
          <w:rPr>
            <w:rFonts w:ascii="Swis721 LtCn BT" w:eastAsia="Swis721 LtCn BT" w:hAnsi="Swis721 LtCn BT" w:cs="Swis721 LtCn BT"/>
            <w:i/>
            <w:iCs/>
            <w:color w:val="000000"/>
            <w:sz w:val="18"/>
            <w:szCs w:val="18"/>
          </w:rPr>
          <w:tag w:val="goog_rdk_177"/>
          <w:id w:val="707788062"/>
        </w:sdtPr>
        <w:sdtContent>
          <w:sdt>
            <w:sdtPr>
              <w:rPr>
                <w:rFonts w:ascii="Swis721 LtCn BT" w:eastAsia="Swis721 LtCn BT" w:hAnsi="Swis721 LtCn BT" w:cs="Swis721 LtCn BT"/>
                <w:i/>
                <w:iCs/>
                <w:color w:val="000000"/>
                <w:sz w:val="18"/>
                <w:szCs w:val="18"/>
              </w:rPr>
              <w:tag w:val="goog_rdk_178"/>
              <w:id w:val="-833610722"/>
            </w:sdtPr>
            <w:sdtContent>
              <w:del w:id="36" w:author="Anonymous" w:date="2026-04-09T20:44:00Z">
                <w:r w:rsidRPr="00EE1DE4">
                  <w:rPr>
                    <w:rFonts w:ascii="Swis721 LtCn BT" w:eastAsia="Swis721 LtCn BT" w:hAnsi="Swis721 LtCn BT" w:cs="Swis721 LtCn BT"/>
                    <w:i/>
                    <w:iCs/>
                    <w:color w:val="000000"/>
                    <w:sz w:val="18"/>
                    <w:szCs w:val="18"/>
                  </w:rPr>
                  <w:delText>especificas</w:delText>
                </w:r>
              </w:del>
            </w:sdtContent>
          </w:sdt>
        </w:sdtContent>
      </w:sdt>
      <w:r w:rsidRPr="00D7714F">
        <w:rPr>
          <w:rFonts w:ascii="Swis721 LtCn BT" w:eastAsia="Swis721 LtCn BT" w:hAnsi="Swis721 LtCn BT" w:cs="Swis721 LtCn BT"/>
          <w:i/>
          <w:iCs/>
          <w:color w:val="000000"/>
          <w:sz w:val="18"/>
          <w:szCs w:val="18"/>
        </w:rPr>
        <w:t xml:space="preserve"> del sector correspondiente</w:t>
      </w:r>
      <w:sdt>
        <w:sdtPr>
          <w:rPr>
            <w:rFonts w:ascii="Swis721 LtCn BT" w:eastAsia="Swis721 LtCn BT" w:hAnsi="Swis721 LtCn BT" w:cs="Swis721 LtCn BT"/>
            <w:i/>
            <w:iCs/>
            <w:color w:val="000000"/>
            <w:sz w:val="18"/>
            <w:szCs w:val="18"/>
          </w:rPr>
          <w:tag w:val="goog_rdk_179"/>
          <w:id w:val="-606266076"/>
        </w:sdtPr>
        <w:sdtContent>
          <w:sdt>
            <w:sdtPr>
              <w:rPr>
                <w:rFonts w:ascii="Swis721 LtCn BT" w:eastAsia="Swis721 LtCn BT" w:hAnsi="Swis721 LtCn BT" w:cs="Swis721 LtCn BT"/>
                <w:i/>
                <w:iCs/>
                <w:color w:val="000000"/>
                <w:sz w:val="18"/>
                <w:szCs w:val="18"/>
              </w:rPr>
              <w:tag w:val="goog_rdk_180"/>
              <w:id w:val="1430631591"/>
            </w:sdtPr>
            <w:sdtContent>
              <w:ins w:id="37" w:author="Anonymous" w:date="2026-04-09T21:37:00Z">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24F88FBE"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Media por Condiciones de Riesgo Tipo II (ZDM-CR-II)</w:t>
      </w:r>
    </w:p>
    <w:p w14:paraId="6EAF3CC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 xml:space="preserve">La Zona Urbana de Densidad Media por Condiciones de Riesgo tipo II (ZDM-CR-II) es una tipología de zonificación urbana que permite una intensidad media de usos de viviendas, en sectores que presentan condiciones de riesgo alto o muy alto, según el análisis de Riesgos de Desastres. Estas zonas se encuentran en áreas consolidadas o en proceso de consolidación, con acceso intermedio a equipamientos y servicios básicos, como agua, desagüe, energía y vías de acceso. </w:t>
      </w:r>
    </w:p>
    <w:p w14:paraId="53BC309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ZDM-CR-II se establecen en sectores que, a pesar de las condiciones de riesgo, no requieren medidas de reasentamiento poblacional. Sin embargo, en estas zonas se debe priorizar la implementación de proyectos de inversión orientados a la reducción del riesgo, tales como reforzamiento estructural, drenaje pluvial y mejora de infraestructuras. Estos sectores buscan garantizar la habitabilidad segura, mediante la mejora de las condiciones internas de las edificaciones y la provisión de servicios esenciales, contribuyendo a un desarrollo sostenible y más seguro en zonas vulnerables.</w:t>
      </w:r>
    </w:p>
    <w:p w14:paraId="75A183B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ZDM-CR-II algunos predios de los siguientes sectores: Parque. Del Carmen II Etapa, Villa La Unión, Sol Naciente, Nueva Anta, Cerro Ppuchuorcco, Santa Rosa, Izcuchaca, Los Sauces, La Victoria, Valle Jaquijahuana, Santa Rita, Nueva Esperanza, Lluscanay, Pr. Jaquijahuana, Villa San Pedro, Potrero Tambo, Huancoyro, Tambo Chiracanchi que están ubicados sobre una zona de peligro muy alto y alto por inundación, movimiento en masa y sismo, categorizándose dentro de esta zonificación, los cuales están representados gráficamente en el Mapa Zonificación de los Usos de Suelos (MP-20).</w:t>
      </w:r>
    </w:p>
    <w:p w14:paraId="5046384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ZDM-CR-II, es destinada al uso mixto que permite el uso residencial, taller, comercial y usos especiales, con una densidad neta máxima de 350 Hab./Ha, la altura de las edificaciones hasta tres (03) niveles edificatorios, en lotes mínimos normativos de 1,200.00 m2 con un porcentaje de área libre del 30%.</w:t>
      </w:r>
    </w:p>
    <w:p w14:paraId="30E8E15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diferencia entre una ZDM-CR-I y una ZDM-CR-II,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w:t>
      </w:r>
      <w:r w:rsidRPr="00D7714F">
        <w:rPr>
          <w:rFonts w:ascii="Swis721 LtCn BT" w:eastAsia="Swis721 LtCn BT" w:hAnsi="Swis721 LtCn BT" w:cs="Swis721 LtCn BT"/>
          <w:color w:val="000000"/>
        </w:rPr>
        <w:t>del lote normativo mínimo y del porcentaje de área libre según su caracterización urbana evitando la subdivisión de los predios para tener menos poblaciones expuestas a los riegos.</w:t>
      </w:r>
    </w:p>
    <w:p w14:paraId="711A9F2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ZDM-CR-II se establece los parámetros urbanísticos y edificatorios detallados en la siguiente tabla:</w:t>
      </w:r>
    </w:p>
    <w:p w14:paraId="25576F82"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22. Parámetros urbanísticos y edificatorios de la Zona Urbana de Densidad Media por Condiciones de Riesgo Tipo II (ZDM-CR-II)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713C2EE6" w14:textId="77777777" w:rsidTr="00565445">
        <w:trPr>
          <w:trHeight w:val="244"/>
          <w:tblHeader/>
        </w:trPr>
        <w:tc>
          <w:tcPr>
            <w:tcW w:w="6574" w:type="dxa"/>
            <w:gridSpan w:val="2"/>
          </w:tcPr>
          <w:p w14:paraId="265DA2D3"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MEDIA POR CONDICIONES DE RIESGO TIPO II (ZDM - CR – II)</w:t>
            </w:r>
          </w:p>
        </w:tc>
      </w:tr>
      <w:tr w:rsidR="00537A02" w:rsidRPr="00EE1DE4" w14:paraId="7411579D" w14:textId="77777777" w:rsidTr="00565445">
        <w:trPr>
          <w:trHeight w:val="244"/>
          <w:tblHeader/>
        </w:trPr>
        <w:tc>
          <w:tcPr>
            <w:tcW w:w="3287" w:type="dxa"/>
          </w:tcPr>
          <w:p w14:paraId="2CE01AE0"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2C73DDD1"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2856A46D" w14:textId="77777777" w:rsidTr="00565445">
        <w:trPr>
          <w:trHeight w:val="267"/>
        </w:trPr>
        <w:tc>
          <w:tcPr>
            <w:tcW w:w="3287" w:type="dxa"/>
          </w:tcPr>
          <w:p w14:paraId="585B272E"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3BFB075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350 Hab/Ha.</w:t>
            </w:r>
          </w:p>
        </w:tc>
      </w:tr>
      <w:tr w:rsidR="00537A02" w:rsidRPr="00EE1DE4" w14:paraId="0A538AAD" w14:textId="77777777" w:rsidTr="00565445">
        <w:trPr>
          <w:trHeight w:val="255"/>
        </w:trPr>
        <w:tc>
          <w:tcPr>
            <w:tcW w:w="3287" w:type="dxa"/>
          </w:tcPr>
          <w:p w14:paraId="1EEEA611"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4465A40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120.00 m2</w:t>
            </w:r>
          </w:p>
        </w:tc>
      </w:tr>
      <w:tr w:rsidR="00537A02" w:rsidRPr="00EE1DE4" w14:paraId="4176B05E" w14:textId="77777777" w:rsidTr="00565445">
        <w:trPr>
          <w:trHeight w:val="267"/>
        </w:trPr>
        <w:tc>
          <w:tcPr>
            <w:tcW w:w="3287" w:type="dxa"/>
          </w:tcPr>
          <w:p w14:paraId="41FBBD4E"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719A247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6.00 ml.</w:t>
            </w:r>
          </w:p>
        </w:tc>
      </w:tr>
      <w:tr w:rsidR="00537A02" w:rsidRPr="00EE1DE4" w14:paraId="675720E5" w14:textId="77777777" w:rsidTr="00565445">
        <w:trPr>
          <w:trHeight w:val="255"/>
        </w:trPr>
        <w:tc>
          <w:tcPr>
            <w:tcW w:w="3287" w:type="dxa"/>
          </w:tcPr>
          <w:p w14:paraId="0158E1CA"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49DABB7A"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9.00 ml o 3 niveles.</w:t>
            </w:r>
          </w:p>
        </w:tc>
      </w:tr>
      <w:tr w:rsidR="00537A02" w:rsidRPr="00EE1DE4" w14:paraId="0DC2AD42" w14:textId="77777777" w:rsidTr="00565445">
        <w:trPr>
          <w:trHeight w:val="267"/>
        </w:trPr>
        <w:tc>
          <w:tcPr>
            <w:tcW w:w="3287" w:type="dxa"/>
          </w:tcPr>
          <w:p w14:paraId="1495D3E0"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52EDF451" w14:textId="77777777" w:rsidR="00537A02" w:rsidRPr="00EE1DE4" w:rsidRDefault="00537A02" w:rsidP="00565445">
            <w:pPr>
              <w:pBdr>
                <w:top w:val="nil"/>
                <w:left w:val="nil"/>
                <w:bottom w:val="nil"/>
                <w:right w:val="nil"/>
                <w:between w:val="nil"/>
              </w:pBdr>
              <w:spacing w:after="0" w:line="252" w:lineRule="auto"/>
              <w:jc w:val="both"/>
              <w:rPr>
                <w:sz w:val="18"/>
                <w:szCs w:val="18"/>
              </w:rPr>
            </w:pPr>
            <w:r>
              <w:rPr>
                <w:sz w:val="18"/>
                <w:szCs w:val="18"/>
              </w:rPr>
              <w:t>No aplica</w:t>
            </w:r>
          </w:p>
        </w:tc>
      </w:tr>
      <w:tr w:rsidR="00537A02" w:rsidRPr="00EE1DE4" w14:paraId="53B5A25F" w14:textId="77777777" w:rsidTr="00565445">
        <w:trPr>
          <w:trHeight w:val="267"/>
        </w:trPr>
        <w:tc>
          <w:tcPr>
            <w:tcW w:w="3287" w:type="dxa"/>
          </w:tcPr>
          <w:p w14:paraId="007D6AB0"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66728DC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2.1</w:t>
            </w:r>
          </w:p>
        </w:tc>
      </w:tr>
      <w:tr w:rsidR="00537A02" w:rsidRPr="00EE1DE4" w14:paraId="743D69F1" w14:textId="77777777" w:rsidTr="00565445">
        <w:trPr>
          <w:trHeight w:val="255"/>
        </w:trPr>
        <w:tc>
          <w:tcPr>
            <w:tcW w:w="3287" w:type="dxa"/>
          </w:tcPr>
          <w:p w14:paraId="7A22F9B7" w14:textId="77777777" w:rsidR="00537A02" w:rsidRPr="00EE1DE4" w:rsidRDefault="00537A02" w:rsidP="00565445">
            <w:pPr>
              <w:pBdr>
                <w:top w:val="nil"/>
                <w:left w:val="nil"/>
                <w:bottom w:val="nil"/>
                <w:right w:val="nil"/>
                <w:between w:val="nil"/>
              </w:pBdr>
              <w:spacing w:after="0" w:line="252" w:lineRule="auto"/>
            </w:pPr>
            <w:r w:rsidRPr="00EE1DE4">
              <w:t>Porcentaje mínimo de área libre</w:t>
            </w:r>
          </w:p>
        </w:tc>
        <w:tc>
          <w:tcPr>
            <w:tcW w:w="3287" w:type="dxa"/>
          </w:tcPr>
          <w:p w14:paraId="2AD2CE3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30% del área total del lote.</w:t>
            </w:r>
          </w:p>
        </w:tc>
      </w:tr>
      <w:tr w:rsidR="00537A02" w:rsidRPr="00EE1DE4" w14:paraId="2CA34BA7" w14:textId="77777777" w:rsidTr="00565445">
        <w:trPr>
          <w:trHeight w:val="255"/>
        </w:trPr>
        <w:tc>
          <w:tcPr>
            <w:tcW w:w="3287" w:type="dxa"/>
          </w:tcPr>
          <w:p w14:paraId="73164692"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389E5157"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1F18D0DA" w14:textId="77777777" w:rsidTr="00565445">
        <w:trPr>
          <w:trHeight w:val="255"/>
        </w:trPr>
        <w:tc>
          <w:tcPr>
            <w:tcW w:w="3287" w:type="dxa"/>
          </w:tcPr>
          <w:p w14:paraId="0F99FF5E" w14:textId="77777777" w:rsidR="00537A02" w:rsidRPr="00EE1DE4" w:rsidRDefault="00537A02" w:rsidP="00565445">
            <w:pPr>
              <w:pBdr>
                <w:top w:val="nil"/>
                <w:left w:val="nil"/>
                <w:bottom w:val="nil"/>
                <w:right w:val="nil"/>
                <w:between w:val="nil"/>
              </w:pBdr>
              <w:spacing w:after="0" w:line="252" w:lineRule="auto"/>
            </w:pPr>
            <w:r w:rsidRPr="00EE1DE4">
              <w:t>Voladizo en retiros (2)</w:t>
            </w:r>
          </w:p>
        </w:tc>
        <w:tc>
          <w:tcPr>
            <w:tcW w:w="3287" w:type="dxa"/>
          </w:tcPr>
          <w:p w14:paraId="21E6676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172C797F" w14:textId="77777777" w:rsidTr="00565445">
        <w:trPr>
          <w:trHeight w:val="255"/>
        </w:trPr>
        <w:tc>
          <w:tcPr>
            <w:tcW w:w="3287" w:type="dxa"/>
          </w:tcPr>
          <w:p w14:paraId="16110228"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258C6C8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r w:rsidR="00537A02" w:rsidRPr="00EE1DE4" w14:paraId="7B09190E" w14:textId="77777777" w:rsidTr="00565445">
        <w:trPr>
          <w:trHeight w:val="255"/>
        </w:trPr>
        <w:tc>
          <w:tcPr>
            <w:tcW w:w="6574" w:type="dxa"/>
            <w:gridSpan w:val="2"/>
          </w:tcPr>
          <w:p w14:paraId="203DB9AE" w14:textId="77777777" w:rsidR="00537A02" w:rsidRPr="00EE1DE4" w:rsidRDefault="00537A02" w:rsidP="00565445">
            <w:pPr>
              <w:pBdr>
                <w:top w:val="nil"/>
                <w:left w:val="nil"/>
                <w:bottom w:val="nil"/>
                <w:right w:val="nil"/>
                <w:between w:val="nil"/>
              </w:pBdr>
              <w:spacing w:after="0" w:line="252" w:lineRule="auto"/>
              <w:rPr>
                <w:strike/>
              </w:rPr>
            </w:pPr>
            <w:r w:rsidRPr="00EE1DE4">
              <w:t>Restricciones</w:t>
            </w:r>
          </w:p>
        </w:tc>
      </w:tr>
      <w:tr w:rsidR="00537A02" w:rsidRPr="00EE1DE4" w14:paraId="58A7A329" w14:textId="77777777" w:rsidTr="00565445">
        <w:trPr>
          <w:trHeight w:val="255"/>
        </w:trPr>
        <w:tc>
          <w:tcPr>
            <w:tcW w:w="6574" w:type="dxa"/>
            <w:gridSpan w:val="2"/>
            <w:shd w:val="clear" w:color="auto" w:fill="F2F2F2"/>
          </w:tcPr>
          <w:p w14:paraId="27132DEA" w14:textId="77777777" w:rsidR="00537A02" w:rsidRPr="00EE1DE4" w:rsidRDefault="00537A02" w:rsidP="00565445">
            <w:pPr>
              <w:pBdr>
                <w:top w:val="nil"/>
                <w:left w:val="nil"/>
                <w:bottom w:val="nil"/>
                <w:right w:val="nil"/>
                <w:between w:val="nil"/>
              </w:pBdr>
              <w:spacing w:after="0" w:line="252" w:lineRule="auto"/>
              <w:jc w:val="both"/>
            </w:pPr>
            <w:r w:rsidRPr="00EE1DE4">
              <w:t>Para todas las zonas con Condicionantes de riesgo:</w:t>
            </w:r>
          </w:p>
          <w:p w14:paraId="25D53F5A"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de sótanos.</w:t>
            </w:r>
          </w:p>
          <w:p w14:paraId="00EC3545"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inadecuados (adobe, mampostería sin refuerzo y concreto no reforzado).</w:t>
            </w:r>
          </w:p>
          <w:p w14:paraId="00C435D1"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sismo:</w:t>
            </w:r>
          </w:p>
          <w:p w14:paraId="02514AAD"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lastRenderedPageBreak/>
              <w:t>Construcciones sin estudios de mecánica de suelos (incluir en el EMS, la Evaluación potencial de colapso, potencial de expansión y licuación de suelos).</w:t>
            </w:r>
          </w:p>
          <w:p w14:paraId="03AA9339"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Diseños con irregularidades que generen torsiones estructurales durante un sismo.</w:t>
            </w:r>
          </w:p>
          <w:p w14:paraId="41DE97AB"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sobre suelos altamente orgánicos.</w:t>
            </w:r>
          </w:p>
          <w:p w14:paraId="136D5114"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63CC15C6"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directas sobre suelos colapsables.</w:t>
            </w:r>
          </w:p>
          <w:p w14:paraId="276C3EE6"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movimientos en masa:</w:t>
            </w:r>
          </w:p>
          <w:p w14:paraId="7EB5BB98"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Cortes de talud en laderas de montaña que comprometan la estabilidad del mismo, y que superen la relación del talud de 1:3.</w:t>
            </w:r>
          </w:p>
          <w:p w14:paraId="1CEA9F58"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6FEFC6D0"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Inundación:</w:t>
            </w:r>
          </w:p>
          <w:p w14:paraId="5CAAFD37"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sobre antiguos cursos de ríos.</w:t>
            </w:r>
          </w:p>
          <w:p w14:paraId="26C1174D"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que no sean resistentes al agua o que sean permeables.</w:t>
            </w:r>
          </w:p>
        </w:tc>
      </w:tr>
    </w:tbl>
    <w:p w14:paraId="322B52F5"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lastRenderedPageBreak/>
        <w:t>Fuente: Elaboración equipo técnico PDU Anta</w:t>
      </w:r>
    </w:p>
    <w:p w14:paraId="431A4C8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62F6DAD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3336575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83"/>
          <w:id w:val="-441343152"/>
        </w:sdtPr>
        <w:sdtContent>
          <w:sdt>
            <w:sdtPr>
              <w:rPr>
                <w:rFonts w:ascii="Swis721 LtCn BT" w:eastAsia="Swis721 LtCn BT" w:hAnsi="Swis721 LtCn BT" w:cs="Swis721 LtCn BT"/>
                <w:i/>
                <w:iCs/>
                <w:color w:val="000000"/>
                <w:sz w:val="18"/>
                <w:szCs w:val="18"/>
              </w:rPr>
              <w:tag w:val="goog_rdk_184"/>
              <w:id w:val="889727883"/>
            </w:sdtPr>
            <w:sdtContent>
              <w:ins w:id="38" w:author="Anonymous" w:date="2026-04-09T21:37:00Z">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46C1EB17" w14:textId="77777777" w:rsidR="00537A02" w:rsidRPr="00D7714F" w:rsidRDefault="00537A02">
      <w:pPr>
        <w:pStyle w:val="Ttulo4"/>
        <w:numPr>
          <w:ilvl w:val="3"/>
          <w:numId w:val="2"/>
        </w:numPr>
        <w:rPr>
          <w:sz w:val="26"/>
          <w:szCs w:val="26"/>
        </w:rPr>
      </w:pPr>
      <w:bookmarkStart w:id="39" w:name="_heading=h.305oavkvoh66" w:colFirst="0" w:colLast="0"/>
      <w:bookmarkEnd w:id="39"/>
      <w:r w:rsidRPr="00D7714F">
        <w:rPr>
          <w:sz w:val="26"/>
          <w:szCs w:val="26"/>
        </w:rPr>
        <w:t>Zona Urbana de Densidad Baja (ZDB)</w:t>
      </w:r>
    </w:p>
    <w:p w14:paraId="1864B191"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Definición de la Zona Urbana de Densidad Baja (ZDB) </w:t>
      </w:r>
    </w:p>
    <w:p w14:paraId="69FCC3D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(ZDB) es una tipología de zonificación que permite una baja intensidad de aprovechamiento del suelo, de usos mixtos que permiten Usos Residenciales, Usos Comerciales, Usos Especiales y talleres. Las zonas designadas como ZDB se caracterizan por una concentración limitada de actividades urbanas y económicas, con el propósito de satisfacer las necesidades básicas de la población local. Se localizan en sectores que presentan una menor capacidad de soporte del suelo, donde las infraestructuras urbanas son limitadas y el acceso a equipamientos y servicios básicos es restringido.</w:t>
      </w:r>
    </w:p>
    <w:p w14:paraId="20F209D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zonas están diseñadas para recibir una menor densidad poblacional, tanto permanente como temporal, evitando sobrecargar los recursos disponibles y manteniendo un equilibrio en el uso del suelo. La ZDB busca preservar un desarrollo urbano de baja intensidad, respetando el entorno y las características locales, fomentando un crecimiento controlado y sostenible.</w:t>
      </w:r>
    </w:p>
    <w:p w14:paraId="007044D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 la zona identificada por el uso de las viviendas o residencias tratadas individualmente o en conjunto que permiten la obtención de una concentración poblacional baja, a través de unidades de vivienda unifamiliares o multifamiliares.</w:t>
      </w:r>
    </w:p>
    <w:p w14:paraId="6E0CB2E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(ZDB) se clasifica en tipologías por corredor, por sector y con condicionantes de riesgo, con una densidad neta entre 270-760 Hab./Ha.</w:t>
      </w:r>
    </w:p>
    <w:p w14:paraId="78376157"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(ZDB) se clasifica por corredor tipo I, por corredor tipo II, por sector tipo I, por sector tipo II, con condicionantes de riesgo tipo I y con condicionantes de riesgo tipo II. Se detalla los parámetros por cada tipología de ZDB en los siguientes artículos:</w:t>
      </w:r>
    </w:p>
    <w:p w14:paraId="7F9E38D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73F89CFF" w14:textId="77777777" w:rsidR="00537A02" w:rsidRPr="00537A02"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lang w:val="pt-BR"/>
        </w:rPr>
      </w:pPr>
      <w:r w:rsidRPr="00537A02">
        <w:rPr>
          <w:rFonts w:ascii="Swis721 LtCn BT" w:eastAsia="Swis721 LtCn BT" w:hAnsi="Swis721 LtCn BT" w:cs="Swis721 LtCn BT"/>
          <w:b/>
          <w:bCs/>
          <w:color w:val="000000"/>
          <w:lang w:val="pt-BR"/>
        </w:rPr>
        <w:t>Zona Urbana de Densidad Baja por Corredor tipo I (ZDB-C-I)</w:t>
      </w:r>
    </w:p>
    <w:p w14:paraId="23ABE8A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por Corredor tipo I (ZDB-C-I) es una subzona que permite el aprovechamiento del suelo de intensidad Baja, permitiendo usos mixtos </w:t>
      </w:r>
      <w:r w:rsidRPr="00D7714F">
        <w:rPr>
          <w:rFonts w:ascii="Swis721 LtCn BT" w:eastAsia="Swis721 LtCn BT" w:hAnsi="Swis721 LtCn BT" w:cs="Swis721 LtCn BT"/>
          <w:color w:val="000000"/>
        </w:rPr>
        <w:lastRenderedPageBreak/>
        <w:t>que permiten, uso Residencial, uso Comercial, uso Taller y Usos Especiales. Se localizan en sectores contiguos a ejes viales arteriales o colectores que presentan una mayor conectividad y accesibilidad dentro de la ciudad de Anta.</w:t>
      </w:r>
    </w:p>
    <w:p w14:paraId="150A59C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las ZDB-C-I se desarrollan en sectores estratégicos cercanos a vías que facilitan la movilidad y el transporte público, lo que aumenta su capacidad para soportar una mayor dinámica urbana en comparación con otras zonas de baja densidad. No obstante, estas zonas están diseñadas para mantener un bajo nivel de ocupación del suelo, asegurando que el crecimiento urbano sea controlado y no genere una sobrecarga en los servicios o infraestructuras locales. Además, su cercanía a corredores urbanos las convierte en áreas con potencial para el desarrollo económico local, equilibrando las necesidades residenciales y comerciales a lo largo de ejes de conexión clave.</w:t>
      </w:r>
    </w:p>
    <w:p w14:paraId="49228606"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ZDB-C-I algunos predios de los siguientes sectores: Santa María, Rosaspampa contiguo a la vía nacional vía nacional PE-3SF (Anta – Cotabambas), los sectores de Inquilpata, La Granja, Flores, Compone, Condebamba, Marquesbamba, Ayllu Tumibamba, Yungaqui Chico, San Francisco, Yungaqui Grande, Mollema, Tambillo, Pacca, Nueva Primavera, El Bosque, Masoccacca, Parque. Del Carmen II Etapa., Hospitalpampa, contiguo a la vía nacional PE-3S (Abancay-Anta- Cusco); asimismo, los sectores de Markjo, Mosocllacta, Siuna contiguo a la vía departamental CU-110 ((Izcuchaca) – Huarocondo), y por último los sectores de Chacan Santa Ana, Munaypata, que están contiguos a la vía departamental CU-111 (Izcuchaca – Huaypo Chico –Cruz Pata), los cuales están representados gráficamente en el Mapa Zonificación de Usos de Suelos (MP-20).</w:t>
      </w:r>
    </w:p>
    <w:p w14:paraId="4C7C7B8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ZDB-C-I está destinada al uso mixto, permitiéndose los usos, residencial, comercial, de taller y usos especiales. Se establece una densidad neta máxima de 160 Hab/Ha para edificaciones unifamiliares y 480 Hab/Ha para edificaciones multifamiliares. La altura máxima permitida es de hasta tres (03) niveles edificatorios. El lote normativo mínimo será de 300.00 m², con un porcentaje mínimo de área libre del 40</w:t>
      </w:r>
      <w:r w:rsidRPr="00D7714F">
        <w:rPr>
          <w:rFonts w:ascii="Arial" w:eastAsia="Arial" w:hAnsi="Arial" w:cs="Arial"/>
          <w:color w:val="000000"/>
        </w:rPr>
        <w:t> </w:t>
      </w:r>
      <w:r w:rsidRPr="00D7714F">
        <w:rPr>
          <w:rFonts w:ascii="Swis721 LtCn BT" w:eastAsia="Swis721 LtCn BT" w:hAnsi="Swis721 LtCn BT" w:cs="Swis721 LtCn BT"/>
          <w:color w:val="000000"/>
        </w:rPr>
        <w:t>%.</w:t>
      </w:r>
    </w:p>
    <w:p w14:paraId="5E9AF03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diferencia entre una ZDB-C-I y una ZDB-C-II, es debido a los diferentes grados de consolidación de los predios en las agrupaciones urbanas involucradas.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w:t>
      </w:r>
    </w:p>
    <w:p w14:paraId="78FE141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ZDB-C-I se establece los parámetros urbanísticos y edificatorios detallados en la siguiente tabla:</w:t>
      </w:r>
    </w:p>
    <w:p w14:paraId="4656AE32"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23. Parámetros urbanísticos y edificatorios de la Zona Urbana de Densidad Baja por Corredor tipo I (ZDB-C-I)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01A686CC" w14:textId="77777777" w:rsidTr="00565445">
        <w:trPr>
          <w:trHeight w:val="244"/>
          <w:tblHeader/>
        </w:trPr>
        <w:tc>
          <w:tcPr>
            <w:tcW w:w="6574" w:type="dxa"/>
            <w:gridSpan w:val="2"/>
          </w:tcPr>
          <w:p w14:paraId="06659234"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BAJA POR CORREDOR TIPO I (ZDB - C – I)</w:t>
            </w:r>
          </w:p>
        </w:tc>
      </w:tr>
      <w:tr w:rsidR="00537A02" w:rsidRPr="00EE1DE4" w14:paraId="012ECCB9" w14:textId="77777777" w:rsidTr="00565445">
        <w:trPr>
          <w:trHeight w:val="244"/>
          <w:tblHeader/>
        </w:trPr>
        <w:tc>
          <w:tcPr>
            <w:tcW w:w="3287" w:type="dxa"/>
          </w:tcPr>
          <w:p w14:paraId="6C8DF289"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1C9E54FA"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73E44A82" w14:textId="77777777" w:rsidTr="00565445">
        <w:trPr>
          <w:trHeight w:val="267"/>
        </w:trPr>
        <w:tc>
          <w:tcPr>
            <w:tcW w:w="3287" w:type="dxa"/>
          </w:tcPr>
          <w:p w14:paraId="7B7076C6"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2489722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160 Hab/Ha.</w:t>
            </w:r>
          </w:p>
          <w:p w14:paraId="47ED410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480 Hab/Ha.</w:t>
            </w:r>
          </w:p>
        </w:tc>
      </w:tr>
      <w:tr w:rsidR="00537A02" w:rsidRPr="00EE1DE4" w14:paraId="3ACF727C" w14:textId="77777777" w:rsidTr="00565445">
        <w:trPr>
          <w:trHeight w:val="255"/>
        </w:trPr>
        <w:tc>
          <w:tcPr>
            <w:tcW w:w="3287" w:type="dxa"/>
          </w:tcPr>
          <w:p w14:paraId="180B5A6F"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06991BE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250.00 m2</w:t>
            </w:r>
          </w:p>
        </w:tc>
      </w:tr>
      <w:tr w:rsidR="00537A02" w:rsidRPr="00EE1DE4" w14:paraId="1DE89EF4" w14:textId="77777777" w:rsidTr="00565445">
        <w:trPr>
          <w:trHeight w:val="267"/>
        </w:trPr>
        <w:tc>
          <w:tcPr>
            <w:tcW w:w="3287" w:type="dxa"/>
          </w:tcPr>
          <w:p w14:paraId="4367E087"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031D80F3"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10.00 ml.</w:t>
            </w:r>
          </w:p>
        </w:tc>
      </w:tr>
      <w:tr w:rsidR="00537A02" w:rsidRPr="00EE1DE4" w14:paraId="714193E9" w14:textId="77777777" w:rsidTr="00565445">
        <w:trPr>
          <w:trHeight w:val="255"/>
        </w:trPr>
        <w:tc>
          <w:tcPr>
            <w:tcW w:w="3287" w:type="dxa"/>
          </w:tcPr>
          <w:p w14:paraId="0026C4B9"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6A559BA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Multifamiliar 9.00 ml o 3 niveles más azotea.</w:t>
            </w:r>
          </w:p>
        </w:tc>
      </w:tr>
      <w:tr w:rsidR="00537A02" w:rsidRPr="00EE1DE4" w14:paraId="31FFB3AC" w14:textId="77777777" w:rsidTr="00565445">
        <w:trPr>
          <w:trHeight w:val="267"/>
        </w:trPr>
        <w:tc>
          <w:tcPr>
            <w:tcW w:w="3287" w:type="dxa"/>
          </w:tcPr>
          <w:p w14:paraId="7BD440FC"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18CE00C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Unifamiliar/ Multifamiliar 3.00 ml </w:t>
            </w:r>
          </w:p>
        </w:tc>
      </w:tr>
      <w:tr w:rsidR="00537A02" w:rsidRPr="00EE1DE4" w14:paraId="163247E5" w14:textId="77777777" w:rsidTr="00565445">
        <w:trPr>
          <w:trHeight w:val="267"/>
        </w:trPr>
        <w:tc>
          <w:tcPr>
            <w:tcW w:w="3287" w:type="dxa"/>
          </w:tcPr>
          <w:p w14:paraId="399C92DE"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46BB302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Multifamiliar 1.8</w:t>
            </w:r>
          </w:p>
        </w:tc>
      </w:tr>
      <w:tr w:rsidR="00537A02" w:rsidRPr="00EE1DE4" w14:paraId="56A07763" w14:textId="77777777" w:rsidTr="00565445">
        <w:trPr>
          <w:trHeight w:val="255"/>
        </w:trPr>
        <w:tc>
          <w:tcPr>
            <w:tcW w:w="3287" w:type="dxa"/>
          </w:tcPr>
          <w:p w14:paraId="21FCD0DE"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7AE5A2B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40% del área total del lote.</w:t>
            </w:r>
          </w:p>
        </w:tc>
      </w:tr>
      <w:tr w:rsidR="00537A02" w:rsidRPr="00EE1DE4" w14:paraId="02CE62B6" w14:textId="77777777" w:rsidTr="00565445">
        <w:trPr>
          <w:trHeight w:val="255"/>
        </w:trPr>
        <w:tc>
          <w:tcPr>
            <w:tcW w:w="3287" w:type="dxa"/>
          </w:tcPr>
          <w:p w14:paraId="6510E542"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5437FC1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52E95DA4" w14:textId="77777777" w:rsidTr="00565445">
        <w:trPr>
          <w:trHeight w:val="255"/>
        </w:trPr>
        <w:tc>
          <w:tcPr>
            <w:tcW w:w="3287" w:type="dxa"/>
          </w:tcPr>
          <w:p w14:paraId="42AD929E"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17DEA19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41140130" w14:textId="77777777" w:rsidTr="00565445">
        <w:trPr>
          <w:trHeight w:val="255"/>
        </w:trPr>
        <w:tc>
          <w:tcPr>
            <w:tcW w:w="3287" w:type="dxa"/>
          </w:tcPr>
          <w:p w14:paraId="5DBA433A"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4DB2026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bl>
    <w:p w14:paraId="377E765D"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098FA52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grafica del PDU Anta </w:t>
      </w:r>
      <w:r w:rsidRPr="00D7714F">
        <w:rPr>
          <w:rFonts w:ascii="Swis721 LtCn BT" w:eastAsia="Swis721 LtCn BT" w:hAnsi="Swis721 LtCn BT" w:cs="Swis721 LtCn BT"/>
          <w:i/>
          <w:iCs/>
          <w:color w:val="000000"/>
          <w:sz w:val="18"/>
          <w:szCs w:val="18"/>
        </w:rPr>
        <w:lastRenderedPageBreak/>
        <w:t>(Mapa base cartográfica MG-02) e información informática (Geo Data Base) que forman parte del presente reglamento</w:t>
      </w:r>
    </w:p>
    <w:p w14:paraId="66BF9B1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5FACA31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87"/>
          <w:id w:val="1346447098"/>
        </w:sdtPr>
        <w:sdtContent>
          <w:sdt>
            <w:sdtPr>
              <w:rPr>
                <w:rFonts w:ascii="Swis721 LtCn BT" w:eastAsia="Swis721 LtCn BT" w:hAnsi="Swis721 LtCn BT" w:cs="Swis721 LtCn BT"/>
                <w:i/>
                <w:iCs/>
                <w:color w:val="000000"/>
                <w:sz w:val="18"/>
                <w:szCs w:val="18"/>
              </w:rPr>
              <w:tag w:val="goog_rdk_188"/>
              <w:id w:val="-1925708044"/>
            </w:sdtPr>
            <w:sdtContent>
              <w:ins w:id="40" w:author="Anonymous" w:date="2026-04-10T19:16:00Z">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7CFA2B08"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Baja por Corredor tipo II (ZDB-C-II)</w:t>
      </w:r>
    </w:p>
    <w:p w14:paraId="2451C526"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por Corredor tipo II (ZDB-C-II) es una subzona que permite el aprovechamiento del suelo de intensidad Baja, permitiendo usos mixtos que permiten, uso Residencial, uso Comercial, uso Taller y Usos Especiales. Se localizan en sectores contiguos a ejes viales arteriales o colectores que presentan una mayor conectividad y accesibilidad dentro de la ciudad de Anta</w:t>
      </w:r>
    </w:p>
    <w:p w14:paraId="7005045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las ZDB-C-II se desarrollan en sectores estratégicos cercanos a vías que facilitan la movilidad y el transporte público, lo que aumenta su capacidad para soportar una mayor dinámica urbana en comparación con otras zonas de baja densidad. No obstante, estas zonas están diseñadas para mantener un bajo nivel de ocupación del suelo, asegurando que el crecimiento urbano sea controlado y no genere una sobrecarga en los servicios o infraestructuras locales. Además, su cercanía a corredores urbanos las convierte en áreas con potencial para el desarrollo económico local, equilibrando las necesidades residenciales y comerciales a lo largo de ejes de conexión clave.</w:t>
      </w:r>
    </w:p>
    <w:p w14:paraId="0B85618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Dentro del ámbito </w:t>
      </w:r>
      <w:r>
        <w:rPr>
          <w:rFonts w:ascii="Swis721 LtCn BT" w:eastAsia="Swis721 LtCn BT" w:hAnsi="Swis721 LtCn BT" w:cs="Swis721 LtCn BT"/>
          <w:color w:val="000000"/>
        </w:rPr>
        <w:t xml:space="preserve">de intervención </w:t>
      </w:r>
      <w:r w:rsidRPr="00D7714F">
        <w:rPr>
          <w:rFonts w:ascii="Swis721 LtCn BT" w:eastAsia="Swis721 LtCn BT" w:hAnsi="Swis721 LtCn BT" w:cs="Swis721 LtCn BT"/>
          <w:color w:val="000000"/>
        </w:rPr>
        <w:t>del PDU Anta se ha identificado ejes viales de importancia que tienen carácter nacional y departamental que concentran la mayor cantidad de actividad urbana que desempeñan un rol económico importante por el intercambio de bienes y servicios, además de representar centros de empleo.</w:t>
      </w:r>
    </w:p>
    <w:p w14:paraId="16FAD70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ZDB-C-II algunos predios de los siguientes sectores:  Huachanccay, Centro Cconchacalla, Yungaqui Grande, Tambillo, Mollema, Nueva Primavera, El Bosque, Hospitalpampa, Huancoyro, 19 de Noviembre, Chacacurqui, Occoruro, Lluscanay, Mosocllacta, Kehuar, Chacan Lucre, Chacan Santa Ana, Chacan Santiago, Chacan Aguadulce, Chillapucjio, Compone, contiguo a las vías principales y vías </w:t>
      </w:r>
      <w:r w:rsidRPr="00D7714F">
        <w:rPr>
          <w:rFonts w:ascii="Swis721 LtCn BT" w:eastAsia="Swis721 LtCn BT" w:hAnsi="Swis721 LtCn BT" w:cs="Swis721 LtCn BT"/>
          <w:color w:val="000000"/>
        </w:rPr>
        <w:t>locales de los respectivos centros poblados, los cuales están representados gráficamente en el Mapa Zonificación de Usos de Suelos (MP-20).</w:t>
      </w:r>
    </w:p>
    <w:p w14:paraId="3016F0D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por Corredor tipo II (ZDB-C-II) es destinada al uso mixto que permite el uso residencial, taller, comercial y usos especiales, donde se establece una densidad neta máxima de 200 Hab/Ha para edificaciones unifamiliares y 600 Hab/Ha para edificaciones multifamiliares, altura de las edificaciones hasta tres (03) niveles edificatorios, en lotes mínimos normativos de 200.00 m2 con un porcentaje de área libre del 35%. </w:t>
      </w:r>
    </w:p>
    <w:p w14:paraId="7B2354A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ZDB-C-I y una ZDB-C-II,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la ZDB-C-II se establece los parámetros urbanísticos y edificatorios detallados en la siguiente tabla:</w:t>
      </w:r>
    </w:p>
    <w:p w14:paraId="1572987B"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24. Parámetros urbanísticos y edificatorios de la Zona Urbana de Densidad Baja por Corredor tipo II (ZD</w:t>
      </w:r>
      <w:sdt>
        <w:sdtPr>
          <w:tag w:val="goog_rdk_185"/>
          <w:id w:val="2080443815"/>
        </w:sdtPr>
        <w:sdtContent>
          <w:ins w:id="41" w:author="Anonymous" w:date="2026-04-10T17:40:00Z">
            <w:r w:rsidRPr="00D7714F">
              <w:rPr>
                <w:b/>
                <w:bCs/>
                <w:color w:val="000000"/>
                <w:sz w:val="20"/>
                <w:szCs w:val="20"/>
              </w:rPr>
              <w:t>B</w:t>
            </w:r>
          </w:ins>
        </w:sdtContent>
      </w:sdt>
      <w:sdt>
        <w:sdtPr>
          <w:tag w:val="goog_rdk_186"/>
          <w:id w:val="-258169234"/>
        </w:sdtPr>
        <w:sdtContent>
          <w:del w:id="42" w:author="Anonymous" w:date="2026-04-10T17:40:00Z">
            <w:r w:rsidRPr="00D7714F">
              <w:rPr>
                <w:b/>
                <w:bCs/>
                <w:color w:val="000000"/>
                <w:sz w:val="20"/>
                <w:szCs w:val="20"/>
              </w:rPr>
              <w:delText>M</w:delText>
            </w:r>
          </w:del>
        </w:sdtContent>
      </w:sdt>
      <w:r w:rsidRPr="00D7714F">
        <w:rPr>
          <w:b/>
          <w:bCs/>
          <w:color w:val="000000"/>
          <w:sz w:val="20"/>
          <w:szCs w:val="20"/>
        </w:rPr>
        <w:t>-C-II)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6EA81CAA" w14:textId="77777777" w:rsidTr="00565445">
        <w:trPr>
          <w:trHeight w:val="244"/>
          <w:tblHeader/>
        </w:trPr>
        <w:tc>
          <w:tcPr>
            <w:tcW w:w="6574" w:type="dxa"/>
            <w:gridSpan w:val="2"/>
          </w:tcPr>
          <w:p w14:paraId="6850610D"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BAJA POR CORREDOR TIPO II (ZDB - C – II)</w:t>
            </w:r>
          </w:p>
        </w:tc>
      </w:tr>
      <w:tr w:rsidR="00537A02" w:rsidRPr="00EE1DE4" w14:paraId="31A4AEFD" w14:textId="77777777" w:rsidTr="00565445">
        <w:trPr>
          <w:trHeight w:val="244"/>
          <w:tblHeader/>
        </w:trPr>
        <w:tc>
          <w:tcPr>
            <w:tcW w:w="3287" w:type="dxa"/>
          </w:tcPr>
          <w:p w14:paraId="4260AA02"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1166D922"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2DAFE884" w14:textId="77777777" w:rsidTr="00565445">
        <w:trPr>
          <w:trHeight w:val="267"/>
        </w:trPr>
        <w:tc>
          <w:tcPr>
            <w:tcW w:w="3287" w:type="dxa"/>
          </w:tcPr>
          <w:p w14:paraId="15D9FE3F"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66FB84A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200 Hab/Ha.</w:t>
            </w:r>
          </w:p>
          <w:p w14:paraId="5A1D361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600 Hab/Ha.</w:t>
            </w:r>
          </w:p>
        </w:tc>
      </w:tr>
      <w:tr w:rsidR="00537A02" w:rsidRPr="00EE1DE4" w14:paraId="02A57544" w14:textId="77777777" w:rsidTr="00565445">
        <w:trPr>
          <w:trHeight w:val="255"/>
        </w:trPr>
        <w:tc>
          <w:tcPr>
            <w:tcW w:w="3287" w:type="dxa"/>
          </w:tcPr>
          <w:p w14:paraId="5077EE96"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2408DA2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200.00 m2</w:t>
            </w:r>
          </w:p>
        </w:tc>
      </w:tr>
      <w:tr w:rsidR="00537A02" w:rsidRPr="00EE1DE4" w14:paraId="789B4AF3" w14:textId="77777777" w:rsidTr="00565445">
        <w:trPr>
          <w:trHeight w:val="267"/>
        </w:trPr>
        <w:tc>
          <w:tcPr>
            <w:tcW w:w="3287" w:type="dxa"/>
          </w:tcPr>
          <w:p w14:paraId="2090718B"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6060B20B"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8.00 ml.</w:t>
            </w:r>
          </w:p>
        </w:tc>
      </w:tr>
      <w:tr w:rsidR="00537A02" w:rsidRPr="00EE1DE4" w14:paraId="1F08B67B" w14:textId="77777777" w:rsidTr="00565445">
        <w:trPr>
          <w:trHeight w:val="255"/>
        </w:trPr>
        <w:tc>
          <w:tcPr>
            <w:tcW w:w="3287" w:type="dxa"/>
          </w:tcPr>
          <w:p w14:paraId="78974F40"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5FC8379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Multifamiliar 9.00 ml o 3 niveles más azotea.</w:t>
            </w:r>
          </w:p>
        </w:tc>
      </w:tr>
      <w:tr w:rsidR="00537A02" w:rsidRPr="00EE1DE4" w14:paraId="4E46129E" w14:textId="77777777" w:rsidTr="00565445">
        <w:trPr>
          <w:trHeight w:val="267"/>
        </w:trPr>
        <w:tc>
          <w:tcPr>
            <w:tcW w:w="3287" w:type="dxa"/>
          </w:tcPr>
          <w:p w14:paraId="2C4D4961"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2C04C6A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Unifamiliar/ Multifamiliar 3.00 ml </w:t>
            </w:r>
          </w:p>
        </w:tc>
      </w:tr>
      <w:tr w:rsidR="00537A02" w:rsidRPr="00EE1DE4" w14:paraId="69FE9C9A" w14:textId="77777777" w:rsidTr="00565445">
        <w:trPr>
          <w:trHeight w:val="267"/>
        </w:trPr>
        <w:tc>
          <w:tcPr>
            <w:tcW w:w="3287" w:type="dxa"/>
          </w:tcPr>
          <w:p w14:paraId="71450D57"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011DA99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Multifamiliar 2.0</w:t>
            </w:r>
          </w:p>
        </w:tc>
      </w:tr>
      <w:tr w:rsidR="00537A02" w:rsidRPr="00EE1DE4" w14:paraId="7AF68BF5" w14:textId="77777777" w:rsidTr="00565445">
        <w:trPr>
          <w:trHeight w:val="255"/>
        </w:trPr>
        <w:tc>
          <w:tcPr>
            <w:tcW w:w="3287" w:type="dxa"/>
          </w:tcPr>
          <w:p w14:paraId="67CAAEFD"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65A80C8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35% del área total del lote.</w:t>
            </w:r>
          </w:p>
        </w:tc>
      </w:tr>
      <w:tr w:rsidR="00537A02" w:rsidRPr="00EE1DE4" w14:paraId="4BA69E11" w14:textId="77777777" w:rsidTr="00565445">
        <w:trPr>
          <w:trHeight w:val="255"/>
        </w:trPr>
        <w:tc>
          <w:tcPr>
            <w:tcW w:w="3287" w:type="dxa"/>
          </w:tcPr>
          <w:p w14:paraId="5F64372E" w14:textId="77777777" w:rsidR="00537A02" w:rsidRPr="00EE1DE4" w:rsidRDefault="00537A02" w:rsidP="00565445">
            <w:pPr>
              <w:pBdr>
                <w:top w:val="nil"/>
                <w:left w:val="nil"/>
                <w:bottom w:val="nil"/>
                <w:right w:val="nil"/>
                <w:between w:val="nil"/>
              </w:pBdr>
              <w:spacing w:after="0" w:line="252" w:lineRule="auto"/>
            </w:pPr>
            <w:r w:rsidRPr="00EE1DE4">
              <w:lastRenderedPageBreak/>
              <w:t>Número mínimo de estacionamientos</w:t>
            </w:r>
          </w:p>
        </w:tc>
        <w:tc>
          <w:tcPr>
            <w:tcW w:w="3287" w:type="dxa"/>
          </w:tcPr>
          <w:p w14:paraId="22A5BF3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3F2875DB" w14:textId="77777777" w:rsidTr="00565445">
        <w:trPr>
          <w:trHeight w:val="255"/>
        </w:trPr>
        <w:tc>
          <w:tcPr>
            <w:tcW w:w="3287" w:type="dxa"/>
          </w:tcPr>
          <w:p w14:paraId="520AC545"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023ED2C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7D64B76C" w14:textId="77777777" w:rsidTr="00565445">
        <w:trPr>
          <w:trHeight w:val="255"/>
        </w:trPr>
        <w:tc>
          <w:tcPr>
            <w:tcW w:w="3287" w:type="dxa"/>
          </w:tcPr>
          <w:p w14:paraId="0E3E256F"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012ED9C3"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bl>
    <w:p w14:paraId="1BDDA32C"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20C9947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70509B8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5F6A5F4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87"/>
          <w:id w:val="1381274733"/>
        </w:sdtPr>
        <w:sdtContent>
          <w:sdt>
            <w:sdtPr>
              <w:rPr>
                <w:rFonts w:ascii="Swis721 LtCn BT" w:eastAsia="Swis721 LtCn BT" w:hAnsi="Swis721 LtCn BT" w:cs="Swis721 LtCn BT"/>
                <w:i/>
                <w:iCs/>
                <w:color w:val="000000"/>
                <w:sz w:val="18"/>
                <w:szCs w:val="18"/>
              </w:rPr>
              <w:tag w:val="goog_rdk_188"/>
              <w:id w:val="85630193"/>
            </w:sdtPr>
            <w:sdtContent>
              <w:ins w:id="43" w:author="Anonymous" w:date="2026-04-10T19:16:00Z">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0ED628A6"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Baja por Sector Tipo I (ZDB-S-I)</w:t>
      </w:r>
    </w:p>
    <w:p w14:paraId="48E2137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por Sector tipo I (ZDB-S-I) es una tipología de zonificación que corresponde a áreas de baja intensidad de aprovechamiento del suelo, están situadas en sectores de transición entre subzonas y presentan una mezcla de usos urbanos con la presencia de actividades agropecuarias y rurales.  Zona de uso mixto que permiten, el uso Residencial, uso Comercial, uso Taller y Usos Especiales</w:t>
      </w:r>
    </w:p>
    <w:p w14:paraId="241187A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ZDB-S-I son áreas homogéneas que se encuentran mayormente en áreas periurbanas, donde el suelo aún conserva características rurales, pero con potencial para absorber la demanda de expansión urbana. Su desarrollo está orientado a integrar de manera controlada el crecimiento urbano con las actividades rurales, promoviendo un uso equilibrado y sostenible del territorio.</w:t>
      </w:r>
    </w:p>
    <w:p w14:paraId="4F8F1B0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ZDB-S-I algunos predios de los siguientes sectores: Compone, Huaynapata, Centro Cconchacalla,  Santa María, Rosaspampa, Huancarpata, </w:t>
      </w:r>
      <w:r w:rsidRPr="00D7714F">
        <w:rPr>
          <w:rFonts w:ascii="Swis721 LtCn BT" w:eastAsia="Swis721 LtCn BT" w:hAnsi="Swis721 LtCn BT" w:cs="Swis721 LtCn BT"/>
          <w:color w:val="000000"/>
        </w:rPr>
        <w:t>Inquilpata,  Flores, La Granja, Yungaqui Chico, Yungaqui Grande, Pacca, Tambillo, Masoccacca, Huachanccay, El Bosque, Hospitalpampa, Cerro Ppuchuorcco, Nueva Anta, Anta Capital, Santa Rosa, Haparquilla, Agustín Gamarra Pichoc, Occoruro, Chacacurqui, Lluscanay, 19  De Noviembre, Kehuar, Mosocllacta, Markjo, Huerta, Piñancay, Chacan Lucre, Chacan Santa Ana, Chacan Chico, Pancarhuaylla, Chacan Santiago, Chillapucjio, Chacan Aguadulce, Munaypata, Condebamaba, Nueva Primavera, representados en el Mapa Zonificación de los Usos de Suelos (MP-20).</w:t>
      </w:r>
    </w:p>
    <w:p w14:paraId="400D400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por Sector Tipo I (ZDB-S-I) es una tipología de zonificación destinada al uso mixto, que permite Uso Residencial, Uso Comercial, de Taller y Usos Especiales. Se establece una densidad neta máxima de 150 Hab/Ha para edificaciones unifamiliares y 400 Hab/Ha para edificaciones multifamiliares. La altura máxima permitida es de dos (02) niveles para edificaciones unifamiliares y tres (03) niveles para edificaciones multifamiliares. El lote normativo mínimo es de 300.00 m², con un porcentaje mínimo de área libre del 40</w:t>
      </w:r>
      <w:r w:rsidRPr="00D7714F">
        <w:rPr>
          <w:rFonts w:ascii="Arial" w:eastAsia="Arial" w:hAnsi="Arial" w:cs="Arial"/>
          <w:color w:val="000000"/>
        </w:rPr>
        <w:t> </w:t>
      </w:r>
      <w:r w:rsidRPr="00D7714F">
        <w:rPr>
          <w:rFonts w:ascii="Swis721 LtCn BT" w:eastAsia="Swis721 LtCn BT" w:hAnsi="Swis721 LtCn BT" w:cs="Swis721 LtCn BT"/>
          <w:color w:val="000000"/>
        </w:rPr>
        <w:t>%.</w:t>
      </w:r>
    </w:p>
    <w:p w14:paraId="575D130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ZDB-S-I y una ZDB-S-II,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la ZDB-S-I se establece los parámetros urbanísticos y edificatorios detallados en la siguiente tabla:</w:t>
      </w:r>
    </w:p>
    <w:p w14:paraId="28AF8A8C"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25. Parámetros urbanísticos y edificatorios de la Zona Urbana de Densidad Baja por Sector Tipo I (ZDB-S-I)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7B433258" w14:textId="77777777" w:rsidTr="00565445">
        <w:trPr>
          <w:trHeight w:val="244"/>
          <w:tblHeader/>
        </w:trPr>
        <w:tc>
          <w:tcPr>
            <w:tcW w:w="6574" w:type="dxa"/>
            <w:gridSpan w:val="2"/>
          </w:tcPr>
          <w:p w14:paraId="7162EDA1"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BAJA POR SECTOR TIPO I (ZDB - S – I)</w:t>
            </w:r>
          </w:p>
        </w:tc>
      </w:tr>
      <w:tr w:rsidR="00537A02" w:rsidRPr="00EE1DE4" w14:paraId="478539F2" w14:textId="77777777" w:rsidTr="00565445">
        <w:trPr>
          <w:trHeight w:val="244"/>
          <w:tblHeader/>
        </w:trPr>
        <w:tc>
          <w:tcPr>
            <w:tcW w:w="3287" w:type="dxa"/>
          </w:tcPr>
          <w:p w14:paraId="5BEF59B8"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0851DC83"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6E3C5885" w14:textId="77777777" w:rsidTr="00565445">
        <w:trPr>
          <w:trHeight w:val="267"/>
        </w:trPr>
        <w:tc>
          <w:tcPr>
            <w:tcW w:w="3287" w:type="dxa"/>
          </w:tcPr>
          <w:p w14:paraId="5D0CE722"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530BE49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150 Hab/Ha.</w:t>
            </w:r>
          </w:p>
          <w:p w14:paraId="0A4E05A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400 Hab/Ha.</w:t>
            </w:r>
          </w:p>
        </w:tc>
      </w:tr>
      <w:tr w:rsidR="00537A02" w:rsidRPr="00EE1DE4" w14:paraId="3DA476FA" w14:textId="77777777" w:rsidTr="00565445">
        <w:trPr>
          <w:trHeight w:val="255"/>
        </w:trPr>
        <w:tc>
          <w:tcPr>
            <w:tcW w:w="3287" w:type="dxa"/>
          </w:tcPr>
          <w:p w14:paraId="1C1CD9A2"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19D5E44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300.00 m2</w:t>
            </w:r>
          </w:p>
        </w:tc>
      </w:tr>
      <w:tr w:rsidR="00537A02" w:rsidRPr="00EE1DE4" w14:paraId="72B8ED98" w14:textId="77777777" w:rsidTr="00565445">
        <w:trPr>
          <w:trHeight w:val="267"/>
        </w:trPr>
        <w:tc>
          <w:tcPr>
            <w:tcW w:w="3287" w:type="dxa"/>
          </w:tcPr>
          <w:p w14:paraId="69752B36" w14:textId="77777777" w:rsidR="00537A02" w:rsidRPr="00EE1DE4" w:rsidRDefault="00537A02" w:rsidP="00565445">
            <w:pPr>
              <w:pBdr>
                <w:top w:val="nil"/>
                <w:left w:val="nil"/>
                <w:bottom w:val="nil"/>
                <w:right w:val="nil"/>
                <w:between w:val="nil"/>
              </w:pBdr>
              <w:spacing w:after="0" w:line="252" w:lineRule="auto"/>
            </w:pPr>
            <w:r w:rsidRPr="00EE1DE4">
              <w:lastRenderedPageBreak/>
              <w:t>Frente mínimo de Lote Normativo (ml) (1)</w:t>
            </w:r>
          </w:p>
        </w:tc>
        <w:tc>
          <w:tcPr>
            <w:tcW w:w="3287" w:type="dxa"/>
          </w:tcPr>
          <w:p w14:paraId="4F07A10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10.00 ml.</w:t>
            </w:r>
          </w:p>
        </w:tc>
      </w:tr>
      <w:tr w:rsidR="00537A02" w:rsidRPr="00EE1DE4" w14:paraId="56CD336D" w14:textId="77777777" w:rsidTr="00565445">
        <w:trPr>
          <w:trHeight w:val="255"/>
        </w:trPr>
        <w:tc>
          <w:tcPr>
            <w:tcW w:w="3287" w:type="dxa"/>
          </w:tcPr>
          <w:p w14:paraId="3B7FC393"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2F7EB2D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 ml o 2 niveles más azotea.</w:t>
            </w:r>
          </w:p>
          <w:p w14:paraId="2A9FFD8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9.00 ml o 3 niveles más azotea.</w:t>
            </w:r>
          </w:p>
        </w:tc>
      </w:tr>
      <w:tr w:rsidR="00537A02" w:rsidRPr="00EE1DE4" w14:paraId="005B3D25" w14:textId="77777777" w:rsidTr="00565445">
        <w:trPr>
          <w:trHeight w:val="267"/>
        </w:trPr>
        <w:tc>
          <w:tcPr>
            <w:tcW w:w="3287" w:type="dxa"/>
          </w:tcPr>
          <w:p w14:paraId="193AB637"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7C6D18B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Unifamiliar/ Multifamiliar 3.00 ml </w:t>
            </w:r>
          </w:p>
        </w:tc>
      </w:tr>
      <w:tr w:rsidR="00537A02" w:rsidRPr="00EE1DE4" w14:paraId="767C204B" w14:textId="77777777" w:rsidTr="00565445">
        <w:trPr>
          <w:trHeight w:val="267"/>
        </w:trPr>
        <w:tc>
          <w:tcPr>
            <w:tcW w:w="3287" w:type="dxa"/>
          </w:tcPr>
          <w:p w14:paraId="47455B54"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4ACD89C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1.20</w:t>
            </w:r>
          </w:p>
          <w:p w14:paraId="4A2B342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Multifamiliar 1.80</w:t>
            </w:r>
          </w:p>
        </w:tc>
      </w:tr>
      <w:tr w:rsidR="00537A02" w:rsidRPr="00EE1DE4" w14:paraId="7A266AF6" w14:textId="77777777" w:rsidTr="00565445">
        <w:trPr>
          <w:trHeight w:val="255"/>
        </w:trPr>
        <w:tc>
          <w:tcPr>
            <w:tcW w:w="3287" w:type="dxa"/>
          </w:tcPr>
          <w:p w14:paraId="12EFC793"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13C7FC4A"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40% del área total del lote.</w:t>
            </w:r>
          </w:p>
        </w:tc>
      </w:tr>
      <w:tr w:rsidR="00537A02" w:rsidRPr="00EE1DE4" w14:paraId="3535D308" w14:textId="77777777" w:rsidTr="00565445">
        <w:trPr>
          <w:trHeight w:val="255"/>
        </w:trPr>
        <w:tc>
          <w:tcPr>
            <w:tcW w:w="3287" w:type="dxa"/>
          </w:tcPr>
          <w:p w14:paraId="2EE25588"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3BF8071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2B73793A" w14:textId="77777777" w:rsidTr="00565445">
        <w:trPr>
          <w:trHeight w:val="255"/>
        </w:trPr>
        <w:tc>
          <w:tcPr>
            <w:tcW w:w="3287" w:type="dxa"/>
          </w:tcPr>
          <w:p w14:paraId="6CED982B"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71F3A7A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521C7D8E" w14:textId="77777777" w:rsidTr="00565445">
        <w:trPr>
          <w:trHeight w:val="255"/>
        </w:trPr>
        <w:tc>
          <w:tcPr>
            <w:tcW w:w="3287" w:type="dxa"/>
          </w:tcPr>
          <w:p w14:paraId="07FE6B88"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4670027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bl>
    <w:p w14:paraId="2A098C00"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4B4CA68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569E652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159BABF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89"/>
          <w:id w:val="2001637803"/>
        </w:sdtPr>
        <w:sdtContent>
          <w:sdt>
            <w:sdtPr>
              <w:rPr>
                <w:rFonts w:ascii="Swis721 LtCn BT" w:eastAsia="Swis721 LtCn BT" w:hAnsi="Swis721 LtCn BT" w:cs="Swis721 LtCn BT"/>
                <w:i/>
                <w:iCs/>
                <w:color w:val="000000"/>
                <w:sz w:val="18"/>
                <w:szCs w:val="18"/>
              </w:rPr>
              <w:tag w:val="goog_rdk_190"/>
              <w:id w:val="-634036811"/>
            </w:sdtPr>
            <w:sdtContent>
              <w:ins w:id="44" w:author="Anonymous" w:date="2026-04-10T19:16:00Z">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1021D770"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Baja por Sector Tipo II (ZDB-S-II)</w:t>
      </w:r>
    </w:p>
    <w:p w14:paraId="7D52A4F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Baja por Sector tipo II (ZDB-S-II) es una tipología de zonificación que corresponde a áreas de baja intensidad de aprovechamiento del suelo, están situadas en sectores de transición entre subzonas y presentan una mezcla de usos urbanos con la presencia de actividades agropecuarias y rurales. Zona de uso mixto que permiten, el uso Residencial, uso Comercial, uso Taller y Usos Especiales.</w:t>
      </w:r>
    </w:p>
    <w:p w14:paraId="668EE02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ZDB-S-II son áreas homogéneas que se encuentran mayormente en áreas periurbanas, donde el suelo aún conserva características rurales, pero con potencial para absorber la demanda de expansión urbana. Su desarrollo está orientado a integrar de manera controlada el crecimiento urbano con las actividades rurales, promoviendo un uso equilibrado y sostenible del territorio.</w:t>
      </w:r>
    </w:p>
    <w:p w14:paraId="12395AE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ZDB-S-II algunos predios de los siguientes sectores: Huachanccay, Huancarpata, Rosaspampa, Compone, Yungaqui Grande, Pacca, Tambillo, Masoccacca, El Bosque, Nueva Primavera, Hospitalpampa, Sol Naciente, Parque Del Carmen, Pichoc Miraflores, Nuevo Pichoc, Agustín Gamarra Pichoc, APV Resiencial del Arquitecto, Lluscanay, Kehuar, Chacacurqui, 19 de Noviembre, Mosocllacta, Piñancay, Chacan Lucre, Chacan Santa Ana, Pancarhuaylla, Chacan Santiago y Chacan Aguadulce, los cuales están representados gráficamente en el Mapa Zonificación de Usos de Suelos (MP-20).</w:t>
      </w:r>
    </w:p>
    <w:p w14:paraId="3D60647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ZDB-S-II es destinada al uso mixto que permite el uso residencial, Taller, Uso comercial y usos especiales, con una densidad neta máxima de 200 Hab./Ha, la altura de las edificaciones de dos (02) niveles, en lotes mínimos normativos de 200.00 m2 con un porcentaje de área libre del 35%. </w:t>
      </w:r>
    </w:p>
    <w:p w14:paraId="35FB3DA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ZDB-S-I y una ZDB-S-II,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la ZDB-S-II se establece los parámetros urbanísticos y edificatorios detallados en la siguiente tabla:</w:t>
      </w:r>
    </w:p>
    <w:p w14:paraId="02797615"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26. Parámetros urbanísticos y edificatorios de la Zona Urbana de Densidad Baja por Sector Tipo II (ZDB-S-II)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716D5984" w14:textId="77777777" w:rsidTr="00565445">
        <w:trPr>
          <w:trHeight w:val="244"/>
          <w:tblHeader/>
        </w:trPr>
        <w:tc>
          <w:tcPr>
            <w:tcW w:w="6574" w:type="dxa"/>
            <w:gridSpan w:val="2"/>
          </w:tcPr>
          <w:p w14:paraId="08B3B682"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BAJA POR SECTOR TIPO II (ZDB - S – II)</w:t>
            </w:r>
          </w:p>
        </w:tc>
      </w:tr>
      <w:tr w:rsidR="00537A02" w:rsidRPr="00EE1DE4" w14:paraId="7E3EC8C6" w14:textId="77777777" w:rsidTr="00565445">
        <w:trPr>
          <w:trHeight w:val="244"/>
          <w:tblHeader/>
        </w:trPr>
        <w:tc>
          <w:tcPr>
            <w:tcW w:w="3287" w:type="dxa"/>
          </w:tcPr>
          <w:p w14:paraId="0B1007F2"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010D81F2"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244A7E15" w14:textId="77777777" w:rsidTr="00565445">
        <w:trPr>
          <w:trHeight w:val="267"/>
        </w:trPr>
        <w:tc>
          <w:tcPr>
            <w:tcW w:w="3287" w:type="dxa"/>
          </w:tcPr>
          <w:p w14:paraId="49A9460C"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7DF111F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200 Hab/Ha.</w:t>
            </w:r>
          </w:p>
        </w:tc>
      </w:tr>
      <w:tr w:rsidR="00537A02" w:rsidRPr="00EE1DE4" w14:paraId="124D1445" w14:textId="77777777" w:rsidTr="00565445">
        <w:trPr>
          <w:trHeight w:val="255"/>
        </w:trPr>
        <w:tc>
          <w:tcPr>
            <w:tcW w:w="3287" w:type="dxa"/>
          </w:tcPr>
          <w:p w14:paraId="58D3A732" w14:textId="77777777" w:rsidR="00537A02" w:rsidRPr="00EE1DE4" w:rsidRDefault="00537A02" w:rsidP="00565445">
            <w:pPr>
              <w:pBdr>
                <w:top w:val="nil"/>
                <w:left w:val="nil"/>
                <w:bottom w:val="nil"/>
                <w:right w:val="nil"/>
                <w:between w:val="nil"/>
              </w:pBdr>
              <w:spacing w:after="0" w:line="252" w:lineRule="auto"/>
            </w:pPr>
            <w:r w:rsidRPr="00EE1DE4">
              <w:lastRenderedPageBreak/>
              <w:t>Área mínima de Lote Normativo (m2) (1)</w:t>
            </w:r>
          </w:p>
        </w:tc>
        <w:tc>
          <w:tcPr>
            <w:tcW w:w="3287" w:type="dxa"/>
          </w:tcPr>
          <w:p w14:paraId="4AC21283"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200.00 m2</w:t>
            </w:r>
          </w:p>
        </w:tc>
      </w:tr>
      <w:tr w:rsidR="00537A02" w:rsidRPr="00EE1DE4" w14:paraId="0C9C4EE6" w14:textId="77777777" w:rsidTr="00565445">
        <w:trPr>
          <w:trHeight w:val="267"/>
        </w:trPr>
        <w:tc>
          <w:tcPr>
            <w:tcW w:w="3287" w:type="dxa"/>
          </w:tcPr>
          <w:p w14:paraId="320F4507"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0ED7EC9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8.00 ml.</w:t>
            </w:r>
          </w:p>
        </w:tc>
      </w:tr>
      <w:tr w:rsidR="00537A02" w:rsidRPr="00EE1DE4" w14:paraId="35F48E92" w14:textId="77777777" w:rsidTr="00565445">
        <w:trPr>
          <w:trHeight w:val="255"/>
        </w:trPr>
        <w:tc>
          <w:tcPr>
            <w:tcW w:w="3287" w:type="dxa"/>
          </w:tcPr>
          <w:p w14:paraId="638B9290"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7C82835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 ml o 2 niveles más azotea.</w:t>
            </w:r>
          </w:p>
        </w:tc>
      </w:tr>
      <w:tr w:rsidR="00537A02" w:rsidRPr="00EE1DE4" w14:paraId="4F73DB69" w14:textId="77777777" w:rsidTr="00565445">
        <w:trPr>
          <w:trHeight w:val="267"/>
        </w:trPr>
        <w:tc>
          <w:tcPr>
            <w:tcW w:w="3287" w:type="dxa"/>
          </w:tcPr>
          <w:p w14:paraId="020E5048"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7A2A9A7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Unifamiliar 3.00 ml </w:t>
            </w:r>
          </w:p>
        </w:tc>
      </w:tr>
      <w:tr w:rsidR="00537A02" w:rsidRPr="00EE1DE4" w14:paraId="5D2EF67C" w14:textId="77777777" w:rsidTr="00565445">
        <w:trPr>
          <w:trHeight w:val="267"/>
        </w:trPr>
        <w:tc>
          <w:tcPr>
            <w:tcW w:w="3287" w:type="dxa"/>
          </w:tcPr>
          <w:p w14:paraId="2AB52D61"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039A9AB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1.30</w:t>
            </w:r>
          </w:p>
        </w:tc>
      </w:tr>
      <w:tr w:rsidR="00537A02" w:rsidRPr="00EE1DE4" w14:paraId="3A3D87E6" w14:textId="77777777" w:rsidTr="00565445">
        <w:trPr>
          <w:trHeight w:val="255"/>
        </w:trPr>
        <w:tc>
          <w:tcPr>
            <w:tcW w:w="3287" w:type="dxa"/>
          </w:tcPr>
          <w:p w14:paraId="6DB2EB3B" w14:textId="77777777" w:rsidR="00537A02" w:rsidRPr="00EE1DE4" w:rsidRDefault="00537A02" w:rsidP="00565445">
            <w:pPr>
              <w:pBdr>
                <w:top w:val="nil"/>
                <w:left w:val="nil"/>
                <w:bottom w:val="nil"/>
                <w:right w:val="nil"/>
                <w:between w:val="nil"/>
              </w:pBdr>
              <w:spacing w:after="0" w:line="252" w:lineRule="auto"/>
            </w:pPr>
            <w:r w:rsidRPr="00EE1DE4">
              <w:t>Porcentaje mínimo de área libre</w:t>
            </w:r>
          </w:p>
        </w:tc>
        <w:tc>
          <w:tcPr>
            <w:tcW w:w="3287" w:type="dxa"/>
          </w:tcPr>
          <w:p w14:paraId="03F71DC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35% del área total del lote.</w:t>
            </w:r>
          </w:p>
        </w:tc>
      </w:tr>
      <w:tr w:rsidR="00537A02" w:rsidRPr="00EE1DE4" w14:paraId="2CB88078" w14:textId="77777777" w:rsidTr="00565445">
        <w:trPr>
          <w:trHeight w:val="255"/>
        </w:trPr>
        <w:tc>
          <w:tcPr>
            <w:tcW w:w="3287" w:type="dxa"/>
          </w:tcPr>
          <w:p w14:paraId="65935606"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60580B5B"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06547377" w14:textId="77777777" w:rsidTr="00565445">
        <w:trPr>
          <w:trHeight w:val="255"/>
        </w:trPr>
        <w:tc>
          <w:tcPr>
            <w:tcW w:w="3287" w:type="dxa"/>
          </w:tcPr>
          <w:p w14:paraId="3D255057"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5B87DDCA"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68F1CB33" w14:textId="77777777" w:rsidTr="00565445">
        <w:trPr>
          <w:trHeight w:val="255"/>
        </w:trPr>
        <w:tc>
          <w:tcPr>
            <w:tcW w:w="3287" w:type="dxa"/>
          </w:tcPr>
          <w:p w14:paraId="70DE50FA"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1BD5823B"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bl>
    <w:p w14:paraId="1F0D6575"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5FF9EBA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11D16D3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2A567AE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tag w:val="goog_rdk_191"/>
          <w:id w:val="-645885349"/>
        </w:sdtPr>
        <w:sdtEndPr>
          <w:rPr>
            <w:rFonts w:ascii="Swis721 LtCn BT" w:eastAsia="Swis721 LtCn BT" w:hAnsi="Swis721 LtCn BT" w:cs="Swis721 LtCn BT"/>
            <w:i/>
            <w:iCs/>
            <w:color w:val="000000"/>
            <w:sz w:val="18"/>
            <w:szCs w:val="18"/>
          </w:rPr>
        </w:sdtEndPr>
        <w:sdtContent>
          <w:sdt>
            <w:sdtPr>
              <w:rPr>
                <w:rFonts w:ascii="Swis721 LtCn BT" w:eastAsia="Swis721 LtCn BT" w:hAnsi="Swis721 LtCn BT" w:cs="Swis721 LtCn BT"/>
                <w:i/>
                <w:iCs/>
                <w:color w:val="000000"/>
                <w:sz w:val="18"/>
                <w:szCs w:val="18"/>
              </w:rPr>
              <w:tag w:val="goog_rdk_192"/>
              <w:id w:val="-120424395"/>
            </w:sdtPr>
            <w:sdtContent>
              <w:ins w:id="45" w:author="Anonymous" w:date="2026-04-10T19:16:00Z">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52B650DA"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Baja por Condiciones de Riesgo Tipo I (ZDB-CR-I)</w:t>
      </w:r>
    </w:p>
    <w:p w14:paraId="37489FF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por Condiciones de Riesgo tipo I (ZDB-CR-I) es una tipología de zonificación que corresponde a áreas de baja intensidad en el aprovechamiento del suelo y que se encuentran ubicadas en sectores afectadas por condiciones de riesgo alto o muy alto. Estas zonas integran usos mixtos, como usos </w:t>
      </w:r>
      <w:r w:rsidRPr="00D7714F">
        <w:rPr>
          <w:rFonts w:ascii="Swis721 LtCn BT" w:eastAsia="Swis721 LtCn BT" w:hAnsi="Swis721 LtCn BT" w:cs="Swis721 LtCn BT"/>
          <w:color w:val="000000"/>
        </w:rPr>
        <w:t xml:space="preserve">residenciales y actividades comerciales de baja escala, y están diseñadas para mantener una concentración limitada de actividades urbanas con el fin de evitar la sobrecarga de recursos y preservar la seguridad del entorno, las personas y sus medios de subsistencia. </w:t>
      </w:r>
    </w:p>
    <w:p w14:paraId="782DF90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ZDB-CR-I corresponden a áreas en procesos incipientes de consolidación urbana, que enfrentan importantes riesgos de deslizamientos, inundaciones y sismos. Aunque no requieren un reasentamiento poblacional inmediato, estas zonas deben priorizar proyectos de inversión orientados a la reducción de riesgos, tales como el reforzamiento estructural, la mejora de la infraestructura vial y el espacio público, así como la provisión de servicios básicos (agua, desagüe y electricidad). La determinación de estas zonas tiene como objetivo restringir su ocupación, evitar su expansión y promover su desocupación progresiva debido a la alta afectación por riesgos de desastres. Esto implica la aplicación de criterios correctivos y prospectivos que desincentivan el desarrollo urbano en estas áreas, fomentando una planificación que priorice la seguridad y la reducción de la vulnerabilidad ante futuros eventos naturales que impliquen riesgo de desastres, evitando la exposición de más población a situaciones de peligro.</w:t>
      </w:r>
    </w:p>
    <w:p w14:paraId="16B899F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ZDB-CR-I algunos predios de los siguientes sectores: Centro Cconchacalla, Santa María, Rosaspampa, Ayllu Tumibamba, Masoccacca, Occoruro, Santa Rosa, Chacacurqui, La Victoria II, 19 de Noviembre, Kehuar, Lluscanay, Piñancay están ubicados sobre una zona de peligro muy alto y alto por inundación, movimiento en masa y sismo, categorizándose dentro de esta zonificación, los cuales están representados gráficamente en el Mapa Zonificación de Usos de Suelos (MP-20).</w:t>
      </w:r>
    </w:p>
    <w:p w14:paraId="42F7EA7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con condiciones de Riesgo tipo I (ZDB-CR-I) es destinada al uso mixto que permite el uso residencial, comercial y usos especiales, con una densidad neta máxima de 150 Hab/Ha, la altura de las edificaciones de dos (02) niveles, en lotes mínimos normativos de 300.00 m2 con un porcentaje de área libre del 40%. </w:t>
      </w:r>
    </w:p>
    <w:p w14:paraId="3BEA4DC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La diferencia entre una ZDB-CR-I y una ZDB-CR-II,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tener menos poblaciones expuestas a los riegos.</w:t>
      </w:r>
    </w:p>
    <w:p w14:paraId="26B71C92"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ZDB-CR-I se establece los parámetros urbanísticos y edificatorios detallados en la siguiente tabla:</w:t>
      </w:r>
    </w:p>
    <w:p w14:paraId="59CFCCE0"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13F3A44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4F2687A"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27. Parámetros urbanísticos y edificatorios de la Zona Urbana de Densidad Baja por Condiciones de Riesgo Tipo I (ZDB-CR-I)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0190665A" w14:textId="77777777" w:rsidTr="00565445">
        <w:trPr>
          <w:trHeight w:val="244"/>
          <w:tblHeader/>
        </w:trPr>
        <w:tc>
          <w:tcPr>
            <w:tcW w:w="6574" w:type="dxa"/>
            <w:gridSpan w:val="2"/>
          </w:tcPr>
          <w:p w14:paraId="629ECFA2"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BAJA POR CONDICIONES DE RIESGO TIPO I (ZDB - CR – I)</w:t>
            </w:r>
          </w:p>
        </w:tc>
      </w:tr>
      <w:tr w:rsidR="00537A02" w:rsidRPr="00EE1DE4" w14:paraId="1B7E340D" w14:textId="77777777" w:rsidTr="00565445">
        <w:trPr>
          <w:trHeight w:val="244"/>
          <w:tblHeader/>
        </w:trPr>
        <w:tc>
          <w:tcPr>
            <w:tcW w:w="3287" w:type="dxa"/>
          </w:tcPr>
          <w:p w14:paraId="1BB33EC6"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467BEE9F"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4674370F" w14:textId="77777777" w:rsidTr="00565445">
        <w:trPr>
          <w:trHeight w:val="267"/>
        </w:trPr>
        <w:tc>
          <w:tcPr>
            <w:tcW w:w="3287" w:type="dxa"/>
          </w:tcPr>
          <w:p w14:paraId="539F9044"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2B6E6DBA"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150 Hab/Ha.</w:t>
            </w:r>
          </w:p>
        </w:tc>
      </w:tr>
      <w:tr w:rsidR="00537A02" w:rsidRPr="00EE1DE4" w14:paraId="3B9185A4" w14:textId="77777777" w:rsidTr="00565445">
        <w:trPr>
          <w:trHeight w:val="255"/>
        </w:trPr>
        <w:tc>
          <w:tcPr>
            <w:tcW w:w="3287" w:type="dxa"/>
          </w:tcPr>
          <w:p w14:paraId="73712704"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56F2CC3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300.00 m2</w:t>
            </w:r>
          </w:p>
        </w:tc>
      </w:tr>
      <w:tr w:rsidR="00537A02" w:rsidRPr="00EE1DE4" w14:paraId="101B6C20" w14:textId="77777777" w:rsidTr="00565445">
        <w:trPr>
          <w:trHeight w:val="267"/>
        </w:trPr>
        <w:tc>
          <w:tcPr>
            <w:tcW w:w="3287" w:type="dxa"/>
          </w:tcPr>
          <w:p w14:paraId="58C0C3BC"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7621F75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10.00 ml.</w:t>
            </w:r>
          </w:p>
        </w:tc>
      </w:tr>
      <w:tr w:rsidR="00537A02" w:rsidRPr="00EE1DE4" w14:paraId="3FB9606C" w14:textId="77777777" w:rsidTr="00565445">
        <w:trPr>
          <w:trHeight w:val="255"/>
        </w:trPr>
        <w:tc>
          <w:tcPr>
            <w:tcW w:w="3287" w:type="dxa"/>
          </w:tcPr>
          <w:p w14:paraId="070FCA17"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03C88C4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 ml o 2 niveles.</w:t>
            </w:r>
          </w:p>
        </w:tc>
      </w:tr>
      <w:tr w:rsidR="00537A02" w:rsidRPr="00EE1DE4" w14:paraId="49E3895D" w14:textId="77777777" w:rsidTr="00565445">
        <w:trPr>
          <w:trHeight w:val="267"/>
        </w:trPr>
        <w:tc>
          <w:tcPr>
            <w:tcW w:w="3287" w:type="dxa"/>
          </w:tcPr>
          <w:p w14:paraId="45B4DBA9"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465BC6B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3.00 ml </w:t>
            </w:r>
          </w:p>
        </w:tc>
      </w:tr>
      <w:tr w:rsidR="00537A02" w:rsidRPr="00EE1DE4" w14:paraId="5F6AE757" w14:textId="77777777" w:rsidTr="00565445">
        <w:trPr>
          <w:trHeight w:val="267"/>
        </w:trPr>
        <w:tc>
          <w:tcPr>
            <w:tcW w:w="3287" w:type="dxa"/>
          </w:tcPr>
          <w:p w14:paraId="39198CAD"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2436A52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1.2</w:t>
            </w:r>
          </w:p>
        </w:tc>
      </w:tr>
      <w:tr w:rsidR="00537A02" w:rsidRPr="00EE1DE4" w14:paraId="351FB390" w14:textId="77777777" w:rsidTr="00565445">
        <w:trPr>
          <w:trHeight w:val="255"/>
        </w:trPr>
        <w:tc>
          <w:tcPr>
            <w:tcW w:w="3287" w:type="dxa"/>
          </w:tcPr>
          <w:p w14:paraId="2339DF75"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7E3E3FBA"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40% del área total del lote.</w:t>
            </w:r>
          </w:p>
        </w:tc>
      </w:tr>
      <w:tr w:rsidR="00537A02" w:rsidRPr="00EE1DE4" w14:paraId="63A5204E" w14:textId="77777777" w:rsidTr="00565445">
        <w:trPr>
          <w:trHeight w:val="255"/>
        </w:trPr>
        <w:tc>
          <w:tcPr>
            <w:tcW w:w="3287" w:type="dxa"/>
          </w:tcPr>
          <w:p w14:paraId="1C3871DB"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3C74B08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09978E3B" w14:textId="77777777" w:rsidTr="00565445">
        <w:trPr>
          <w:trHeight w:val="255"/>
        </w:trPr>
        <w:tc>
          <w:tcPr>
            <w:tcW w:w="3287" w:type="dxa"/>
          </w:tcPr>
          <w:p w14:paraId="50D53470" w14:textId="77777777" w:rsidR="00537A02" w:rsidRPr="00EE1DE4" w:rsidRDefault="00537A02" w:rsidP="00565445">
            <w:pPr>
              <w:pBdr>
                <w:top w:val="nil"/>
                <w:left w:val="nil"/>
                <w:bottom w:val="nil"/>
                <w:right w:val="nil"/>
                <w:between w:val="nil"/>
              </w:pBdr>
              <w:spacing w:after="0" w:line="252" w:lineRule="auto"/>
            </w:pPr>
            <w:r w:rsidRPr="00EE1DE4">
              <w:t>Voladizo en retiros (2)</w:t>
            </w:r>
          </w:p>
        </w:tc>
        <w:tc>
          <w:tcPr>
            <w:tcW w:w="3287" w:type="dxa"/>
          </w:tcPr>
          <w:p w14:paraId="1E49A04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13FCDADA" w14:textId="77777777" w:rsidTr="00565445">
        <w:trPr>
          <w:trHeight w:val="255"/>
        </w:trPr>
        <w:tc>
          <w:tcPr>
            <w:tcW w:w="3287" w:type="dxa"/>
          </w:tcPr>
          <w:p w14:paraId="16382243"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028719F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Comercial, Usos Especiales (3) (Uso Mixto)</w:t>
            </w:r>
          </w:p>
        </w:tc>
      </w:tr>
      <w:tr w:rsidR="00537A02" w:rsidRPr="00EE1DE4" w14:paraId="3A542791" w14:textId="77777777" w:rsidTr="00565445">
        <w:trPr>
          <w:trHeight w:val="255"/>
        </w:trPr>
        <w:tc>
          <w:tcPr>
            <w:tcW w:w="6574" w:type="dxa"/>
            <w:gridSpan w:val="2"/>
          </w:tcPr>
          <w:p w14:paraId="66648BCD" w14:textId="77777777" w:rsidR="00537A02" w:rsidRPr="00EE1DE4" w:rsidRDefault="00537A02" w:rsidP="00565445">
            <w:pPr>
              <w:pBdr>
                <w:top w:val="nil"/>
                <w:left w:val="nil"/>
                <w:bottom w:val="nil"/>
                <w:right w:val="nil"/>
                <w:between w:val="nil"/>
              </w:pBdr>
              <w:spacing w:after="0" w:line="252" w:lineRule="auto"/>
              <w:rPr>
                <w:strike/>
              </w:rPr>
            </w:pPr>
            <w:r w:rsidRPr="00EE1DE4">
              <w:t>Restricciones</w:t>
            </w:r>
          </w:p>
        </w:tc>
      </w:tr>
      <w:tr w:rsidR="00537A02" w:rsidRPr="00EE1DE4" w14:paraId="6E0DC86F" w14:textId="77777777" w:rsidTr="00565445">
        <w:trPr>
          <w:trHeight w:val="255"/>
        </w:trPr>
        <w:tc>
          <w:tcPr>
            <w:tcW w:w="6574" w:type="dxa"/>
            <w:gridSpan w:val="2"/>
            <w:shd w:val="clear" w:color="auto" w:fill="F2F2F2"/>
          </w:tcPr>
          <w:p w14:paraId="497EB553" w14:textId="77777777" w:rsidR="00537A02" w:rsidRPr="00EE1DE4" w:rsidRDefault="00537A02" w:rsidP="00565445">
            <w:pPr>
              <w:pBdr>
                <w:top w:val="nil"/>
                <w:left w:val="nil"/>
                <w:bottom w:val="nil"/>
                <w:right w:val="nil"/>
                <w:between w:val="nil"/>
              </w:pBdr>
              <w:spacing w:after="0" w:line="252" w:lineRule="auto"/>
              <w:jc w:val="both"/>
            </w:pPr>
            <w:r w:rsidRPr="00EE1DE4">
              <w:t>Para todas las zonas con Condicionantes de riesgo:</w:t>
            </w:r>
          </w:p>
          <w:p w14:paraId="1CFF0E37"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de sótanos.</w:t>
            </w:r>
          </w:p>
          <w:p w14:paraId="7FD11E61"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inadecuados (adobe, mampostería sin refuerzo y concreto no reforzado).</w:t>
            </w:r>
          </w:p>
          <w:p w14:paraId="14877D9B"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sismo:</w:t>
            </w:r>
          </w:p>
          <w:p w14:paraId="2CEA5B48"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sin estudios de mecánica de suelos (incluir en el EMS, la Evaluación potencial de colapso, potencial de expansión y licuación de suelos).</w:t>
            </w:r>
          </w:p>
          <w:p w14:paraId="35BCA6EF"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Diseños con irregularidades que generen torsiones estructurales durante un sismo.</w:t>
            </w:r>
          </w:p>
          <w:p w14:paraId="215CE722"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sobre suelos altamente orgánicos.</w:t>
            </w:r>
          </w:p>
          <w:p w14:paraId="041BC1B2"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37E281F0"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directas sobre suelos colapsables.</w:t>
            </w:r>
          </w:p>
          <w:p w14:paraId="079F977A"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movimientos en masa:</w:t>
            </w:r>
          </w:p>
          <w:p w14:paraId="1082DB25"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Cortes de talud en laderas de montaña que comprometan la estabilidad del mismo, y que superen la relación del talud de 1:3.</w:t>
            </w:r>
          </w:p>
          <w:p w14:paraId="071DDA49"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1F4BCCB5"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Inundación:</w:t>
            </w:r>
          </w:p>
          <w:p w14:paraId="39F8F958"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sobre antiguos cursos de ríos.</w:t>
            </w:r>
          </w:p>
          <w:p w14:paraId="1F828AA6"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que no sean resistentes al agua o que sean permeables.</w:t>
            </w:r>
          </w:p>
        </w:tc>
      </w:tr>
    </w:tbl>
    <w:p w14:paraId="21CF4B21"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2881EDC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lastRenderedPageBreak/>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1B8AEAD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3B6113C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93"/>
          <w:id w:val="1702467281"/>
        </w:sdtPr>
        <w:sdtContent>
          <w:sdt>
            <w:sdtPr>
              <w:rPr>
                <w:rFonts w:ascii="Swis721 LtCn BT" w:eastAsia="Swis721 LtCn BT" w:hAnsi="Swis721 LtCn BT" w:cs="Swis721 LtCn BT"/>
                <w:i/>
                <w:iCs/>
                <w:color w:val="000000"/>
                <w:sz w:val="18"/>
                <w:szCs w:val="18"/>
              </w:rPr>
              <w:tag w:val="goog_rdk_194"/>
              <w:id w:val="-689651636"/>
            </w:sdtPr>
            <w:sdtContent>
              <w:ins w:id="46" w:author="Anonymous" w:date="2026-04-10T19:16:00Z">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163F8312"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Baja por Condiciones de Riesgo Tipo II (ZDB-CR-II)</w:t>
      </w:r>
    </w:p>
    <w:p w14:paraId="1D94069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por Condiciones de Riesgo tipo II (ZDB-CR-II) es una tipología de zonificación que corresponde a áreas de baja intensidad en el aprovechamiento del suelo y que se encuentran ubicadas en sectores afectadas por condiciones de riesgo alto o muy alto. Estas zonas integran usos mixtos, como usos residenciales, usos comerciales de baja escala, y están diseñadas para mantener una concentración limitada de actividades urbanas con el fin de evitar la sobrecarga de recursos y preservar la seguridad del entorno y las personas y sus medios de subsistencia. </w:t>
      </w:r>
    </w:p>
    <w:p w14:paraId="52CE439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ZDB-CR-II corresponden a áreas en procesos incipientes de consolidación urbana, que enfrentan importantes riesgos de deslizamientos, inundaciones y sismos. Aunque no requieren un reasentamiento poblacional inmediato, estas zonas deben priorizar proyectos de inversión orientados a la reducción de riesgos, tales como el reforzamiento estructural, la mejora de la infraestructura vial y el espacio público, así como la provisión de servicios básicos (agua, desagüe y electricidad). La determinación de estas zonas tiene como objetivo restringir su ocupación, evitar su expansión y promover su desocupación progresiva debido a la alta afectación por riesgos de desastres. Esto implica la aplicación de criterios correctivos y prospectivos que desincentivan el desarrollo urbano en estas áreas, fomentando una planificación que priorice la seguridad y la reducción de la vulnerabilidad ante futuros eventos naturales, y evitando la exposición de más población a situaciones de peligro.</w:t>
      </w:r>
    </w:p>
    <w:p w14:paraId="4E031B0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ZDB-CR-II algunos predios de los siguientes sectores: Masoccacca, Sol Naciente, Cerro Ppuchuorcco, La Victoria II, La Victoria, Inmaculada Concepción, Huancoyro, Potrero Tambo, 19 de Noviembre, Lluscanay y Chacacurqui que están ubicados sobre una zona de peligro muy alto y alto por inundación, movimiento en masa y sismo, categorizándose dentro de esta zonificación, los cuales están representados gráficamente en el Mapa Zonificación de Usos de Suelos (MP-20).</w:t>
      </w:r>
    </w:p>
    <w:p w14:paraId="683066A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Baja con condiciones de Riesgo tipo II (ZDB-CR-II) es destinada al uso mixto que permite el uso residencial, comercial y usos especiales, con una densidad neta máxima de 200 Hab./Ha respectivamente, la altura de las edificaciones de dos (02) niveles, en lotes mínimos normativos de 200m2 con un porcentaje de área libre del 35%. </w:t>
      </w:r>
    </w:p>
    <w:p w14:paraId="23DE2A3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ZDB-CR-I y una ZDB-CR-II,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 para tener menos poblaciones expuestas a los riegos.</w:t>
      </w:r>
    </w:p>
    <w:p w14:paraId="1D0595B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ZDB-CR-II se establece los parámetros urbanísticos y edificatorios detallados en la siguiente tabla:</w:t>
      </w:r>
    </w:p>
    <w:p w14:paraId="7A4E1167"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28. Parámetros urbanísticos y edificatorios de la Zona Urbana de Densidad Baja por Condiciones de Riesgo Tipo II (ZDB-CR-II)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066F2A11" w14:textId="77777777" w:rsidTr="00565445">
        <w:trPr>
          <w:trHeight w:val="244"/>
          <w:tblHeader/>
        </w:trPr>
        <w:tc>
          <w:tcPr>
            <w:tcW w:w="6574" w:type="dxa"/>
            <w:gridSpan w:val="2"/>
          </w:tcPr>
          <w:p w14:paraId="1FFEA0E5"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BAJA POR CONDICIONES DE RIESGO TIPO II (ZDB - CR – II)</w:t>
            </w:r>
          </w:p>
        </w:tc>
      </w:tr>
      <w:tr w:rsidR="00537A02" w:rsidRPr="00EE1DE4" w14:paraId="7566199C" w14:textId="77777777" w:rsidTr="00565445">
        <w:trPr>
          <w:trHeight w:val="244"/>
          <w:tblHeader/>
        </w:trPr>
        <w:tc>
          <w:tcPr>
            <w:tcW w:w="3287" w:type="dxa"/>
          </w:tcPr>
          <w:p w14:paraId="71AD7C7B"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278D5E44"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0C71E846" w14:textId="77777777" w:rsidTr="00565445">
        <w:trPr>
          <w:trHeight w:val="267"/>
        </w:trPr>
        <w:tc>
          <w:tcPr>
            <w:tcW w:w="3287" w:type="dxa"/>
          </w:tcPr>
          <w:p w14:paraId="68F17DBD"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1371B678"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200 Hab/Ha.</w:t>
            </w:r>
          </w:p>
        </w:tc>
      </w:tr>
      <w:tr w:rsidR="00537A02" w:rsidRPr="00EE1DE4" w14:paraId="07A8068F" w14:textId="77777777" w:rsidTr="00565445">
        <w:trPr>
          <w:trHeight w:val="255"/>
        </w:trPr>
        <w:tc>
          <w:tcPr>
            <w:tcW w:w="3287" w:type="dxa"/>
          </w:tcPr>
          <w:p w14:paraId="08E86E45"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57DB005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200.00 m2</w:t>
            </w:r>
          </w:p>
        </w:tc>
      </w:tr>
      <w:tr w:rsidR="00537A02" w:rsidRPr="00EE1DE4" w14:paraId="42552712" w14:textId="77777777" w:rsidTr="00565445">
        <w:trPr>
          <w:trHeight w:val="267"/>
        </w:trPr>
        <w:tc>
          <w:tcPr>
            <w:tcW w:w="3287" w:type="dxa"/>
          </w:tcPr>
          <w:p w14:paraId="54105B56" w14:textId="77777777" w:rsidR="00537A02" w:rsidRPr="00EE1DE4" w:rsidRDefault="00537A02" w:rsidP="00565445">
            <w:pPr>
              <w:pBdr>
                <w:top w:val="nil"/>
                <w:left w:val="nil"/>
                <w:bottom w:val="nil"/>
                <w:right w:val="nil"/>
                <w:between w:val="nil"/>
              </w:pBdr>
              <w:spacing w:after="0" w:line="252" w:lineRule="auto"/>
            </w:pPr>
            <w:r w:rsidRPr="00EE1DE4">
              <w:lastRenderedPageBreak/>
              <w:t>Frente mínimo de Lote Normativo (ml) (1)</w:t>
            </w:r>
          </w:p>
        </w:tc>
        <w:tc>
          <w:tcPr>
            <w:tcW w:w="3287" w:type="dxa"/>
          </w:tcPr>
          <w:p w14:paraId="128CE5B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8.00 ml.</w:t>
            </w:r>
          </w:p>
        </w:tc>
      </w:tr>
      <w:tr w:rsidR="00537A02" w:rsidRPr="00EE1DE4" w14:paraId="4B63170A" w14:textId="77777777" w:rsidTr="00565445">
        <w:trPr>
          <w:trHeight w:val="255"/>
        </w:trPr>
        <w:tc>
          <w:tcPr>
            <w:tcW w:w="3287" w:type="dxa"/>
          </w:tcPr>
          <w:p w14:paraId="57C8C0F8"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4B9FC55B"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 ml o 2 niveles.</w:t>
            </w:r>
          </w:p>
        </w:tc>
      </w:tr>
      <w:tr w:rsidR="00537A02" w:rsidRPr="00EE1DE4" w14:paraId="00E869D6" w14:textId="77777777" w:rsidTr="00565445">
        <w:trPr>
          <w:trHeight w:val="267"/>
        </w:trPr>
        <w:tc>
          <w:tcPr>
            <w:tcW w:w="3287" w:type="dxa"/>
          </w:tcPr>
          <w:p w14:paraId="3377B273"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1205BB2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3.00 ml </w:t>
            </w:r>
          </w:p>
        </w:tc>
      </w:tr>
      <w:tr w:rsidR="00537A02" w:rsidRPr="00EE1DE4" w14:paraId="2C2BE217" w14:textId="77777777" w:rsidTr="00565445">
        <w:trPr>
          <w:trHeight w:val="267"/>
        </w:trPr>
        <w:tc>
          <w:tcPr>
            <w:tcW w:w="3287" w:type="dxa"/>
          </w:tcPr>
          <w:p w14:paraId="6F30D47C"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3F549D8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1.3</w:t>
            </w:r>
          </w:p>
        </w:tc>
      </w:tr>
      <w:tr w:rsidR="00537A02" w:rsidRPr="00EE1DE4" w14:paraId="1BC65F36" w14:textId="77777777" w:rsidTr="00565445">
        <w:trPr>
          <w:trHeight w:val="255"/>
        </w:trPr>
        <w:tc>
          <w:tcPr>
            <w:tcW w:w="3287" w:type="dxa"/>
          </w:tcPr>
          <w:p w14:paraId="2A8D5FFA" w14:textId="77777777" w:rsidR="00537A02" w:rsidRPr="00EE1DE4" w:rsidRDefault="00537A02" w:rsidP="00565445">
            <w:pPr>
              <w:pBdr>
                <w:top w:val="nil"/>
                <w:left w:val="nil"/>
                <w:bottom w:val="nil"/>
                <w:right w:val="nil"/>
                <w:between w:val="nil"/>
              </w:pBdr>
              <w:spacing w:after="0" w:line="252" w:lineRule="auto"/>
            </w:pPr>
            <w:r w:rsidRPr="00EE1DE4">
              <w:t>Porcentaje mínimo de área libre</w:t>
            </w:r>
          </w:p>
        </w:tc>
        <w:tc>
          <w:tcPr>
            <w:tcW w:w="3287" w:type="dxa"/>
          </w:tcPr>
          <w:p w14:paraId="0CA7C893"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35% del área total del lote.</w:t>
            </w:r>
          </w:p>
        </w:tc>
      </w:tr>
      <w:tr w:rsidR="00537A02" w:rsidRPr="00EE1DE4" w14:paraId="4824980F" w14:textId="77777777" w:rsidTr="00565445">
        <w:trPr>
          <w:trHeight w:val="255"/>
        </w:trPr>
        <w:tc>
          <w:tcPr>
            <w:tcW w:w="3287" w:type="dxa"/>
          </w:tcPr>
          <w:p w14:paraId="243F49C0"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2AFD07E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2 departamentos y/o viviendas.</w:t>
            </w:r>
          </w:p>
        </w:tc>
      </w:tr>
      <w:tr w:rsidR="00537A02" w:rsidRPr="00EE1DE4" w14:paraId="2E75B8A7" w14:textId="77777777" w:rsidTr="00565445">
        <w:trPr>
          <w:trHeight w:val="255"/>
        </w:trPr>
        <w:tc>
          <w:tcPr>
            <w:tcW w:w="3287" w:type="dxa"/>
          </w:tcPr>
          <w:p w14:paraId="3EEA564F" w14:textId="77777777" w:rsidR="00537A02" w:rsidRPr="00EE1DE4" w:rsidRDefault="00537A02" w:rsidP="00565445">
            <w:pPr>
              <w:pBdr>
                <w:top w:val="nil"/>
                <w:left w:val="nil"/>
                <w:bottom w:val="nil"/>
                <w:right w:val="nil"/>
                <w:between w:val="nil"/>
              </w:pBdr>
              <w:spacing w:after="0" w:line="252" w:lineRule="auto"/>
            </w:pPr>
            <w:r w:rsidRPr="00EE1DE4">
              <w:t>Voladizo en retiros (2)</w:t>
            </w:r>
          </w:p>
        </w:tc>
        <w:tc>
          <w:tcPr>
            <w:tcW w:w="3287" w:type="dxa"/>
          </w:tcPr>
          <w:p w14:paraId="3EFDECE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2D0B1165" w14:textId="77777777" w:rsidTr="00565445">
        <w:trPr>
          <w:trHeight w:val="255"/>
        </w:trPr>
        <w:tc>
          <w:tcPr>
            <w:tcW w:w="3287" w:type="dxa"/>
          </w:tcPr>
          <w:p w14:paraId="75399FA1"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3EADCFD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Comercial, Usos Especiales (3) (Uso Mixto)</w:t>
            </w:r>
          </w:p>
        </w:tc>
      </w:tr>
      <w:tr w:rsidR="00537A02" w:rsidRPr="00EE1DE4" w14:paraId="52E5C41B" w14:textId="77777777" w:rsidTr="00565445">
        <w:trPr>
          <w:trHeight w:val="255"/>
        </w:trPr>
        <w:tc>
          <w:tcPr>
            <w:tcW w:w="6574" w:type="dxa"/>
            <w:gridSpan w:val="2"/>
          </w:tcPr>
          <w:p w14:paraId="1CA72291" w14:textId="77777777" w:rsidR="00537A02" w:rsidRPr="00EE1DE4" w:rsidRDefault="00537A02" w:rsidP="00565445">
            <w:pPr>
              <w:pBdr>
                <w:top w:val="nil"/>
                <w:left w:val="nil"/>
                <w:bottom w:val="nil"/>
                <w:right w:val="nil"/>
                <w:between w:val="nil"/>
              </w:pBdr>
              <w:spacing w:after="0" w:line="252" w:lineRule="auto"/>
              <w:rPr>
                <w:strike/>
              </w:rPr>
            </w:pPr>
            <w:r w:rsidRPr="00EE1DE4">
              <w:t>Restricciones</w:t>
            </w:r>
          </w:p>
        </w:tc>
      </w:tr>
      <w:tr w:rsidR="00537A02" w:rsidRPr="00EE1DE4" w14:paraId="4A5669B9" w14:textId="77777777" w:rsidTr="00565445">
        <w:trPr>
          <w:trHeight w:val="255"/>
        </w:trPr>
        <w:tc>
          <w:tcPr>
            <w:tcW w:w="6574" w:type="dxa"/>
            <w:gridSpan w:val="2"/>
            <w:shd w:val="clear" w:color="auto" w:fill="F2F2F2"/>
          </w:tcPr>
          <w:p w14:paraId="53A118D3" w14:textId="77777777" w:rsidR="00537A02" w:rsidRPr="00EE1DE4" w:rsidRDefault="00537A02" w:rsidP="00565445">
            <w:pPr>
              <w:pBdr>
                <w:top w:val="nil"/>
                <w:left w:val="nil"/>
                <w:bottom w:val="nil"/>
                <w:right w:val="nil"/>
                <w:between w:val="nil"/>
              </w:pBdr>
              <w:spacing w:after="0" w:line="252" w:lineRule="auto"/>
              <w:jc w:val="both"/>
            </w:pPr>
            <w:r w:rsidRPr="00EE1DE4">
              <w:t>Para todas las zonas con Condicionantes de riesgo:</w:t>
            </w:r>
          </w:p>
          <w:p w14:paraId="66422866"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de sótanos.</w:t>
            </w:r>
          </w:p>
          <w:p w14:paraId="1314B16A"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inadecuados (adobe, mampostería sin refuerzo y concreto no reforzado).</w:t>
            </w:r>
          </w:p>
          <w:p w14:paraId="1BE6F99D"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sismo:</w:t>
            </w:r>
          </w:p>
          <w:p w14:paraId="0702C82B"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sin estudios de mecánica de suelos (incluir en el EMS, la Evaluación potencial de colapso, potencial de expansión y licuación de suelos).</w:t>
            </w:r>
          </w:p>
          <w:p w14:paraId="10C5BBB7"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Diseños con irregularidades que generen torsiones estructurales durante un sismo.</w:t>
            </w:r>
          </w:p>
          <w:p w14:paraId="0CBF27C3"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sobre suelos altamente orgánicos.</w:t>
            </w:r>
          </w:p>
          <w:p w14:paraId="1C6513DF"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6CB8160B"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directas sobre suelos colapsables.</w:t>
            </w:r>
          </w:p>
          <w:p w14:paraId="6D32A180"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movimientos en masa:</w:t>
            </w:r>
          </w:p>
          <w:p w14:paraId="4A6A8EEE"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Cortes de talud en laderas de montaña que comprometan la estabilidad del mismo, y que superen la relación del talud de 1:3.</w:t>
            </w:r>
          </w:p>
          <w:p w14:paraId="74FA1BCC"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3A094B0F"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Inundación:</w:t>
            </w:r>
          </w:p>
          <w:p w14:paraId="1191524C"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sobre antiguos cursos de ríos.</w:t>
            </w:r>
          </w:p>
          <w:p w14:paraId="0F0EEAE7"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que no sean resistentes al agua o que sean permeables.</w:t>
            </w:r>
          </w:p>
        </w:tc>
      </w:tr>
    </w:tbl>
    <w:p w14:paraId="7022B4D2"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7E7FDB9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0A18211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5AB99B0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95"/>
          <w:id w:val="-163474656"/>
        </w:sdtPr>
        <w:sdtContent>
          <w:sdt>
            <w:sdtPr>
              <w:rPr>
                <w:rFonts w:ascii="Swis721 LtCn BT" w:eastAsia="Swis721 LtCn BT" w:hAnsi="Swis721 LtCn BT" w:cs="Swis721 LtCn BT"/>
                <w:i/>
                <w:iCs/>
                <w:color w:val="000000"/>
                <w:sz w:val="18"/>
                <w:szCs w:val="18"/>
              </w:rPr>
              <w:tag w:val="goog_rdk_196"/>
              <w:id w:val="1318661488"/>
            </w:sdtPr>
            <w:sdtContent>
              <w:ins w:id="47" w:author="Anonymous" w:date="2026-04-10T19:16:00Z">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1D7E8164" w14:textId="77777777" w:rsidR="00537A02" w:rsidRPr="00D7714F" w:rsidRDefault="00537A02">
      <w:pPr>
        <w:pStyle w:val="Ttulo4"/>
        <w:numPr>
          <w:ilvl w:val="3"/>
          <w:numId w:val="2"/>
        </w:numPr>
        <w:rPr>
          <w:sz w:val="26"/>
          <w:szCs w:val="26"/>
        </w:rPr>
      </w:pPr>
      <w:bookmarkStart w:id="48" w:name="_heading=h.u4p6l59p8678" w:colFirst="0" w:colLast="0"/>
      <w:bookmarkEnd w:id="48"/>
      <w:r w:rsidRPr="00D7714F">
        <w:rPr>
          <w:sz w:val="26"/>
          <w:szCs w:val="26"/>
        </w:rPr>
        <w:t>Zona Urbana de Densidad Muy Baja (ZDMB)</w:t>
      </w:r>
    </w:p>
    <w:p w14:paraId="1936A53C"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Definición </w:t>
      </w:r>
    </w:p>
    <w:p w14:paraId="606DA25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Densidad Muy Baja (ZDMB) es una tipología de zonificación que permite el aprovechamiento del suelo de muy baja intensidad correspondiente a áreas periurbanas. En estas zonas se admiten usos mixtos que incluyen residencias, actividades comerciales limitadas y ciertos usos especiales, sin generar alta concentración de actividades urbanas o económicas. Las ZDMB están caracterizadas por su baja capacidad de soportar grandes concentraciones poblacionales, lo que las convierte en áreas de desarrollo controlado, donde se prioriza el respeto por el entorno natural y la sostenibilidad de los recursos.</w:t>
      </w:r>
    </w:p>
    <w:p w14:paraId="68FA08F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 xml:space="preserve">En la ciudad de Anta, estas zonas son previstas para acoger un crecimiento poblacional mínimo, evitando una excesiva urbanización y sobrecarga de los recursos disponibles. La ZDMB tiene un enfoque en mantener un equilibrio entre el uso del suelo y la capacidad limitada de servicios básicos, infraestructura y accesibilidad, fomentando la preservación del carácter rural y el control del crecimiento urbano. </w:t>
      </w:r>
    </w:p>
    <w:p w14:paraId="5B370DB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ZDMB se encuentra mayormente en áreas periurbanas, donde el suelo aún conserva características rurales, pero con potencial para absorber la demanda de expansión urbana. Su desarrollo está orientado a integrar de manera controlada el crecimiento urbano con las actividades rurales, promoviendo un uso equilibrado y sostenible del territorio a través de unidades de vivienda unifamiliares de tipologías como vivienda- agrícola, vivienda-huerto y vivienda típica.</w:t>
      </w:r>
    </w:p>
    <w:p w14:paraId="6A16672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Muy Baja (ZDMB) se clasifica en tipologías por sector tipo I, por sector tipo II, por sector tipo III y con condicionantes de riesgo. Se detalla los parámetros por cada tipología de ZDMB:</w:t>
      </w:r>
    </w:p>
    <w:p w14:paraId="7880CB36"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Muy Baja por Sector Tipo I (ZDMB – S - I)</w:t>
      </w:r>
    </w:p>
    <w:p w14:paraId="0000DAB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Densidad Muy Baja por Sector tipo I (ZDMB-S-I) es una tipología de zonificación que corresponde a las áreas periurbanas donde el aprovechamiento del suelo es sumamente limitado debido a la infraestructura disponible, y al uso predominantemente agrícola en relación al área física construida de los predios.</w:t>
      </w:r>
    </w:p>
    <w:p w14:paraId="3BD3815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zonas permiten un desarrollo controlado, con usos mixtos que incluyen el uso residencial de muy baja densidad, actividades comerciales limitadas y ciertos usos especiales, sin llegar a concentrar grandes actividades urbanas o económicas, siendo el uso agrícola el predominante.</w:t>
      </w:r>
    </w:p>
    <w:p w14:paraId="3C14A3F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 La ZDMB-S-I se caracteriza por ser una zona de transición entre áreas rurales y urbanas, con la particularidad de que en estas áreas la ocupación del suelo es mucho más restringida en comparación con otras sub zonas de densidad muy baja y baja. Estas áreas están mayormente compuestas por sectores con actividades agropecuarias y rurales, que aún conservan su carácter periurbano. Sin embargo, </w:t>
      </w:r>
      <w:r w:rsidRPr="00D7714F">
        <w:rPr>
          <w:rFonts w:ascii="Swis721 LtCn BT" w:eastAsia="Swis721 LtCn BT" w:hAnsi="Swis721 LtCn BT" w:cs="Swis721 LtCn BT"/>
          <w:color w:val="000000"/>
        </w:rPr>
        <w:t>estas zonas también presentan cierto potencial para absorber una demanda mínima de expansión urbana, siempre bajo criterios estrictos de sostenibilidad y preservación del entorno natural.</w:t>
      </w:r>
    </w:p>
    <w:p w14:paraId="7EE23FE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las ZDMB-S-I están destinadas a acoger un crecimiento poblacional mínimo y regulado, donde la baja capacidad de los servicios básicos y la infraestructura impide un desarrollo intensivo. Se busca fomentar un equilibrio entre las actividades urbanas y rurales, priorizando la conservación del carácter rural de los sectores y evitando una sobrecarga de los recursos disponibles. El objetivo de esta zonificación es controlar el crecimiento urbano en áreas sensibles y con limitaciones, garantizando un uso responsable y sostenible del suelo.</w:t>
      </w:r>
    </w:p>
    <w:p w14:paraId="48BB25B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ZDMB-S-I algunos predios de los siguientes sectores: Ayllu Tumibamba, Marquesbamba, Pacca, Haparquilla, San Marcos, Llaulliray, Acconhuaylla, Huerta, Chacan Chico, Chillapucjio, Chacan Aguadulce, Munaypata, La Granja e Inquilpata, los cuales están representados gráficamente en el Mapa Zonificación de Usos de Suelos (MP-20).</w:t>
      </w:r>
    </w:p>
    <w:p w14:paraId="4EA397C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Muy Baja por Sector tipo I (ZDB-S-I) es destinada predominantemente al uso de vivienda unifamiliar agrícola, con una densidad neta máxima de 30 Hab/Ha, la altura de la edificación de dos (02) niveles, en lotes mínimos normativos de 1,500.00 m2 con un porcentaje de área libre del 90%. </w:t>
      </w:r>
    </w:p>
    <w:p w14:paraId="750392F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ZDMB-S-I, ZDMB-S-II y una ZDMB-S-III,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252B46A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ZDMB-S-I se establece los parámetros urbanísticos y edificatorios detallados en la siguiente tabla:</w:t>
      </w:r>
    </w:p>
    <w:p w14:paraId="08437FC5"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29. Parámetros urbanísticos y edificatorios de la Zona Urbana de Densidad Muy Baja por Sector Tipo I (ZDMB-S-I)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4F695181" w14:textId="77777777" w:rsidTr="00565445">
        <w:trPr>
          <w:trHeight w:val="244"/>
          <w:tblHeader/>
        </w:trPr>
        <w:tc>
          <w:tcPr>
            <w:tcW w:w="6574" w:type="dxa"/>
            <w:gridSpan w:val="2"/>
          </w:tcPr>
          <w:p w14:paraId="20895407" w14:textId="77777777" w:rsidR="00537A02" w:rsidRPr="00EE1DE4" w:rsidRDefault="00537A02" w:rsidP="00565445">
            <w:pPr>
              <w:pBdr>
                <w:top w:val="nil"/>
                <w:left w:val="nil"/>
                <w:bottom w:val="nil"/>
                <w:right w:val="nil"/>
                <w:between w:val="nil"/>
              </w:pBdr>
              <w:spacing w:after="0" w:line="252" w:lineRule="auto"/>
            </w:pPr>
            <w:r w:rsidRPr="00EE1DE4">
              <w:rPr>
                <w:color w:val="000000"/>
              </w:rPr>
              <w:lastRenderedPageBreak/>
              <w:t>ZONA DE DENSIDAD MUY BAJA POR SECTOR TIPO I (ZDMB - S – I)</w:t>
            </w:r>
          </w:p>
        </w:tc>
      </w:tr>
      <w:tr w:rsidR="00537A02" w:rsidRPr="00EE1DE4" w14:paraId="3E26DC32" w14:textId="77777777" w:rsidTr="00565445">
        <w:trPr>
          <w:trHeight w:val="244"/>
          <w:tblHeader/>
        </w:trPr>
        <w:tc>
          <w:tcPr>
            <w:tcW w:w="3287" w:type="dxa"/>
          </w:tcPr>
          <w:p w14:paraId="1668AE36"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48F01A1E"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518ED8AF" w14:textId="77777777" w:rsidTr="00565445">
        <w:trPr>
          <w:trHeight w:val="267"/>
        </w:trPr>
        <w:tc>
          <w:tcPr>
            <w:tcW w:w="3287" w:type="dxa"/>
          </w:tcPr>
          <w:p w14:paraId="73DA4832"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1810A4CC"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 Agrícola 30 Hab/Ha.</w:t>
            </w:r>
          </w:p>
        </w:tc>
      </w:tr>
      <w:tr w:rsidR="00537A02" w:rsidRPr="00EE1DE4" w14:paraId="3F02E92C" w14:textId="77777777" w:rsidTr="00565445">
        <w:trPr>
          <w:trHeight w:val="255"/>
        </w:trPr>
        <w:tc>
          <w:tcPr>
            <w:tcW w:w="3287" w:type="dxa"/>
          </w:tcPr>
          <w:p w14:paraId="701BA2B7"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6F3E2AF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1,500.00 m2</w:t>
            </w:r>
          </w:p>
        </w:tc>
      </w:tr>
      <w:tr w:rsidR="00537A02" w:rsidRPr="00EE1DE4" w14:paraId="7317E022" w14:textId="77777777" w:rsidTr="00565445">
        <w:trPr>
          <w:trHeight w:val="267"/>
        </w:trPr>
        <w:tc>
          <w:tcPr>
            <w:tcW w:w="3287" w:type="dxa"/>
          </w:tcPr>
          <w:p w14:paraId="6DB813AD"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49D7B3C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25.00 ml.</w:t>
            </w:r>
          </w:p>
        </w:tc>
      </w:tr>
      <w:tr w:rsidR="00537A02" w:rsidRPr="00EE1DE4" w14:paraId="5734D017" w14:textId="77777777" w:rsidTr="00565445">
        <w:trPr>
          <w:trHeight w:val="255"/>
        </w:trPr>
        <w:tc>
          <w:tcPr>
            <w:tcW w:w="3287" w:type="dxa"/>
          </w:tcPr>
          <w:p w14:paraId="75FE5D34"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3A4A809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 ml o 2 niveles.</w:t>
            </w:r>
          </w:p>
        </w:tc>
      </w:tr>
      <w:tr w:rsidR="00537A02" w:rsidRPr="00EE1DE4" w14:paraId="4FBE728E" w14:textId="77777777" w:rsidTr="00565445">
        <w:trPr>
          <w:trHeight w:val="267"/>
        </w:trPr>
        <w:tc>
          <w:tcPr>
            <w:tcW w:w="3287" w:type="dxa"/>
          </w:tcPr>
          <w:p w14:paraId="201FE005"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01E1D53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Unifamiliar 3.00 ml </w:t>
            </w:r>
          </w:p>
        </w:tc>
      </w:tr>
      <w:tr w:rsidR="00537A02" w:rsidRPr="00EE1DE4" w14:paraId="4C5D53D2" w14:textId="77777777" w:rsidTr="00565445">
        <w:trPr>
          <w:trHeight w:val="267"/>
        </w:trPr>
        <w:tc>
          <w:tcPr>
            <w:tcW w:w="3287" w:type="dxa"/>
          </w:tcPr>
          <w:p w14:paraId="583D92EB"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4D3A3057"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0.20</w:t>
            </w:r>
          </w:p>
        </w:tc>
      </w:tr>
      <w:tr w:rsidR="00537A02" w:rsidRPr="00EE1DE4" w14:paraId="6CA47DD7" w14:textId="77777777" w:rsidTr="00565445">
        <w:trPr>
          <w:trHeight w:val="255"/>
        </w:trPr>
        <w:tc>
          <w:tcPr>
            <w:tcW w:w="3287" w:type="dxa"/>
          </w:tcPr>
          <w:p w14:paraId="33656D71"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55244CD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90% del área total del lote.</w:t>
            </w:r>
          </w:p>
        </w:tc>
      </w:tr>
      <w:tr w:rsidR="00537A02" w:rsidRPr="00EE1DE4" w14:paraId="0E5E8F3B" w14:textId="77777777" w:rsidTr="00565445">
        <w:trPr>
          <w:trHeight w:val="255"/>
        </w:trPr>
        <w:tc>
          <w:tcPr>
            <w:tcW w:w="3287" w:type="dxa"/>
          </w:tcPr>
          <w:p w14:paraId="7D7C819C"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2C853C1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vivienda.</w:t>
            </w:r>
          </w:p>
        </w:tc>
      </w:tr>
      <w:tr w:rsidR="00537A02" w:rsidRPr="00EE1DE4" w14:paraId="253911EC" w14:textId="77777777" w:rsidTr="00565445">
        <w:trPr>
          <w:trHeight w:val="255"/>
        </w:trPr>
        <w:tc>
          <w:tcPr>
            <w:tcW w:w="3287" w:type="dxa"/>
          </w:tcPr>
          <w:p w14:paraId="5CA9743E"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6BDD55F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6092EAC7" w14:textId="77777777" w:rsidTr="00565445">
        <w:trPr>
          <w:trHeight w:val="255"/>
        </w:trPr>
        <w:tc>
          <w:tcPr>
            <w:tcW w:w="3287" w:type="dxa"/>
          </w:tcPr>
          <w:p w14:paraId="19714EFF"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2AF0525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Comercial, Usos Especiales (3) (Uso Mixto)</w:t>
            </w:r>
          </w:p>
        </w:tc>
      </w:tr>
    </w:tbl>
    <w:p w14:paraId="7F45D012"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344C457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6D10C01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(2) La superficie ocupada por galpones de uso agropecuario no contabiliza en el cálculo de superficie edificable. </w:t>
      </w:r>
    </w:p>
    <w:p w14:paraId="36A6FDF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r>
        <w:rPr>
          <w:rFonts w:ascii="Swis721 LtCn BT" w:eastAsia="Swis721 LtCn BT" w:hAnsi="Swis721 LtCn BT" w:cs="Swis721 LtCn BT"/>
          <w:i/>
          <w:iCs/>
          <w:color w:val="000000"/>
          <w:sz w:val="18"/>
          <w:szCs w:val="18"/>
        </w:rPr>
        <w:t xml:space="preserve"> </w:t>
      </w:r>
      <w:r w:rsidRPr="00EE1DE4">
        <w:rPr>
          <w:rFonts w:ascii="Swis721 LtCn BT" w:eastAsia="Swis721 LtCn BT" w:hAnsi="Swis721 LtCn BT" w:cs="Swis721 LtCn BT"/>
          <w:i/>
          <w:iCs/>
          <w:color w:val="000000"/>
          <w:sz w:val="18"/>
          <w:szCs w:val="18"/>
        </w:rPr>
        <w:t>y deberán ser compatibles de acuerdo al índice de compatibilidad de uso de suelos.</w:t>
      </w:r>
    </w:p>
    <w:p w14:paraId="3F6AAAA7"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Muy Baja por Sector Tipo II (ZDMB-S-II)</w:t>
      </w:r>
    </w:p>
    <w:p w14:paraId="7A21970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Densidad Muy Baja por Sector tipo II (ZDMB-S-II) es una tipología de zonificación que corresponde a las áreas periurbanas donde el aprovechamiento del suelo es sumamente limitado debido a la poca infraestructura disponible.</w:t>
      </w:r>
    </w:p>
    <w:p w14:paraId="75AC5AA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zonas permiten un desarrollo controlado, con usos mixtos que incluyen el uso residencial de muy baja densidad, actividades comerciales limitadas y ciertos usos especiales, sin llegar a concentrar grandes actividades urbanas o económicas, siendo el uso agrícola (Huerto) el predominante.</w:t>
      </w:r>
    </w:p>
    <w:p w14:paraId="701FD5B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ZDMB-S-II se caracteriza por ser una zona de transición entre áreas rurales y urbanas, con la particularidad de que en estas áreas la ocupación del suelo es mucho más restringida en comparación con otras zonas de densidad. Estas áreas están mayormente compuestas por sectores con actividades agropecuarias y rurales, que aún conservan su carácter periurbano. Sin embargo, estas zonas también presentan cierto potencial para absorber una demanda mínima de expansión urbana, siempre bajo criterios estrictos de sostenibilidad y preservación del entorno natural.</w:t>
      </w:r>
    </w:p>
    <w:p w14:paraId="1057E91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las ZDMB-S-II están destinadas a acoger un crecimiento poblacional mínimo y regulado, donde la baja capacidad de los servicios básicos y la infraestructura impide un desarrollo intensivo. Se busca fomentar un equilibrio entre las actividades urbanas y rurales, priorizando la conservación del carácter rural de los sectores y evitando una sobrecarga de los recursos disponibles. El objetivo de esta zonificación es controlar el crecimiento urbano en áreas sensibles y con limitaciones, garantizando un uso responsable y sostenible del suelo.</w:t>
      </w:r>
    </w:p>
    <w:p w14:paraId="1794DB3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ZDMB-S-II algunos predios de los siguientes sectores: Huaynapata, Santa María, Rosaspampa, Huancarpata, Compone, La Granja, Pacca, Haparquilla, Tambillo, San Marcos, Mollema, Sangarara, Siuna, Llaulliray, Huerta, Acconhuaylla, Chacan Santa Ana, Chacan Lucre, Ttantañay, Chacan Chico, Chillapucjio, Chacan Aguadulce, Pancarhuaylla, Munaypata, Inquilpata y Chacan Santiago los cuales están representados gráficamente en el Mapa Zonificación de Usos de Suelos (MP-20).</w:t>
      </w:r>
    </w:p>
    <w:p w14:paraId="44AA7CA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ZDB-S-II es destinada predominantemente al uso de vivienda unifamiliar tipo huerto, con una densidad neta máxima de 70 Hab/Ha, la altura de la edificación de dos (02) niveles, en lotes mínimos normativos de 600.00 m2 con un porcentaje de área libre del 75%. </w:t>
      </w:r>
    </w:p>
    <w:p w14:paraId="5B7C40C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diferencia entre una ZDMB-S-I, ZDMB-S-II y una ZDMB-S-III, es debido a los diferentes grados de consolidación de los predios en las agrupaciones urbanas </w:t>
      </w:r>
      <w:r w:rsidRPr="00D7714F">
        <w:rPr>
          <w:rFonts w:ascii="Swis721 LtCn BT" w:eastAsia="Swis721 LtCn BT" w:hAnsi="Swis721 LtCn BT" w:cs="Swis721 LtCn BT"/>
          <w:color w:val="000000"/>
        </w:rPr>
        <w:lastRenderedPageBreak/>
        <w:t>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48CDB15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ZDMB-S-II se establece los parámetros urbanísticos y edificatorios detallados en la siguiente tabla:</w:t>
      </w:r>
    </w:p>
    <w:p w14:paraId="16182B8C" w14:textId="77777777" w:rsidR="00537A02" w:rsidRDefault="00537A02" w:rsidP="00537A02">
      <w:pPr>
        <w:pBdr>
          <w:top w:val="nil"/>
          <w:left w:val="nil"/>
          <w:bottom w:val="nil"/>
          <w:right w:val="nil"/>
          <w:between w:val="nil"/>
        </w:pBdr>
        <w:spacing w:after="80"/>
        <w:jc w:val="center"/>
        <w:rPr>
          <w:b/>
          <w:bCs/>
          <w:color w:val="000000"/>
          <w:sz w:val="20"/>
          <w:szCs w:val="20"/>
        </w:rPr>
      </w:pPr>
    </w:p>
    <w:p w14:paraId="384B5966" w14:textId="77777777" w:rsidR="00537A02" w:rsidRDefault="00537A02" w:rsidP="00537A02">
      <w:pPr>
        <w:pBdr>
          <w:top w:val="nil"/>
          <w:left w:val="nil"/>
          <w:bottom w:val="nil"/>
          <w:right w:val="nil"/>
          <w:between w:val="nil"/>
        </w:pBdr>
        <w:spacing w:after="80"/>
        <w:jc w:val="center"/>
        <w:rPr>
          <w:b/>
          <w:bCs/>
          <w:color w:val="000000"/>
          <w:sz w:val="20"/>
          <w:szCs w:val="20"/>
        </w:rPr>
      </w:pPr>
    </w:p>
    <w:p w14:paraId="3DB17918" w14:textId="77777777" w:rsidR="00537A02" w:rsidRDefault="00537A02" w:rsidP="00537A02">
      <w:pPr>
        <w:pBdr>
          <w:top w:val="nil"/>
          <w:left w:val="nil"/>
          <w:bottom w:val="nil"/>
          <w:right w:val="nil"/>
          <w:between w:val="nil"/>
        </w:pBdr>
        <w:spacing w:after="80"/>
        <w:jc w:val="center"/>
        <w:rPr>
          <w:b/>
          <w:bCs/>
          <w:color w:val="000000"/>
          <w:sz w:val="20"/>
          <w:szCs w:val="20"/>
        </w:rPr>
      </w:pPr>
    </w:p>
    <w:p w14:paraId="5C7F5BCB"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30. Parámetros urbanísticos y edificatorios de la Zona Urbana de Densidad Muy Baja por Sector Tipo II (ZDMB-S-II)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72D37E50" w14:textId="77777777" w:rsidTr="00565445">
        <w:trPr>
          <w:trHeight w:val="244"/>
          <w:tblHeader/>
        </w:trPr>
        <w:tc>
          <w:tcPr>
            <w:tcW w:w="6574" w:type="dxa"/>
            <w:gridSpan w:val="2"/>
          </w:tcPr>
          <w:p w14:paraId="1CF15EED"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MUY BAJA POR SECTOR TIPO II (ZDMB - S – II)</w:t>
            </w:r>
          </w:p>
        </w:tc>
      </w:tr>
      <w:tr w:rsidR="00537A02" w:rsidRPr="00EE1DE4" w14:paraId="5AD9AFF3" w14:textId="77777777" w:rsidTr="00565445">
        <w:trPr>
          <w:trHeight w:val="244"/>
          <w:tblHeader/>
        </w:trPr>
        <w:tc>
          <w:tcPr>
            <w:tcW w:w="3287" w:type="dxa"/>
          </w:tcPr>
          <w:p w14:paraId="36A1C98F"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77BE4E95"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5D774A66" w14:textId="77777777" w:rsidTr="00565445">
        <w:trPr>
          <w:trHeight w:val="267"/>
        </w:trPr>
        <w:tc>
          <w:tcPr>
            <w:tcW w:w="3287" w:type="dxa"/>
          </w:tcPr>
          <w:p w14:paraId="6C3FE700"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6A8DD027"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Huerto 70 Hab/Ha.</w:t>
            </w:r>
          </w:p>
        </w:tc>
      </w:tr>
      <w:tr w:rsidR="00537A02" w:rsidRPr="00EE1DE4" w14:paraId="461C2C59" w14:textId="77777777" w:rsidTr="00565445">
        <w:trPr>
          <w:trHeight w:val="255"/>
        </w:trPr>
        <w:tc>
          <w:tcPr>
            <w:tcW w:w="3287" w:type="dxa"/>
          </w:tcPr>
          <w:p w14:paraId="446E09EA"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4C7F2E33"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600.00 m2</w:t>
            </w:r>
          </w:p>
        </w:tc>
      </w:tr>
      <w:tr w:rsidR="00537A02" w:rsidRPr="00EE1DE4" w14:paraId="6E382BBD" w14:textId="77777777" w:rsidTr="00565445">
        <w:trPr>
          <w:trHeight w:val="267"/>
        </w:trPr>
        <w:tc>
          <w:tcPr>
            <w:tcW w:w="3287" w:type="dxa"/>
          </w:tcPr>
          <w:p w14:paraId="41DE39A9"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0556CE62"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15.00 ml.</w:t>
            </w:r>
          </w:p>
        </w:tc>
      </w:tr>
      <w:tr w:rsidR="00537A02" w:rsidRPr="00EE1DE4" w14:paraId="1A4A34FA" w14:textId="77777777" w:rsidTr="00565445">
        <w:trPr>
          <w:trHeight w:val="255"/>
        </w:trPr>
        <w:tc>
          <w:tcPr>
            <w:tcW w:w="3287" w:type="dxa"/>
          </w:tcPr>
          <w:p w14:paraId="7BF2DCF4"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2F13810A"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 ml o 2 niveles.</w:t>
            </w:r>
          </w:p>
        </w:tc>
      </w:tr>
      <w:tr w:rsidR="00537A02" w:rsidRPr="00EE1DE4" w14:paraId="23F38FE9" w14:textId="77777777" w:rsidTr="00565445">
        <w:trPr>
          <w:trHeight w:val="267"/>
        </w:trPr>
        <w:tc>
          <w:tcPr>
            <w:tcW w:w="3287" w:type="dxa"/>
          </w:tcPr>
          <w:p w14:paraId="2BDF1438"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2817611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Unifamiliar 3.00 ml </w:t>
            </w:r>
          </w:p>
        </w:tc>
      </w:tr>
      <w:tr w:rsidR="00537A02" w:rsidRPr="00EE1DE4" w14:paraId="2492A6FA" w14:textId="77777777" w:rsidTr="00565445">
        <w:trPr>
          <w:trHeight w:val="267"/>
        </w:trPr>
        <w:tc>
          <w:tcPr>
            <w:tcW w:w="3287" w:type="dxa"/>
          </w:tcPr>
          <w:p w14:paraId="51E4A31A"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4B5204E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0.50</w:t>
            </w:r>
          </w:p>
        </w:tc>
      </w:tr>
      <w:tr w:rsidR="00537A02" w:rsidRPr="00EE1DE4" w14:paraId="6A79CC3F" w14:textId="77777777" w:rsidTr="00565445">
        <w:trPr>
          <w:trHeight w:val="255"/>
        </w:trPr>
        <w:tc>
          <w:tcPr>
            <w:tcW w:w="3287" w:type="dxa"/>
          </w:tcPr>
          <w:p w14:paraId="291C79DF"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447C2A9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75% del área total del lote.</w:t>
            </w:r>
          </w:p>
        </w:tc>
      </w:tr>
      <w:tr w:rsidR="00537A02" w:rsidRPr="00EE1DE4" w14:paraId="551AA066" w14:textId="77777777" w:rsidTr="00565445">
        <w:trPr>
          <w:trHeight w:val="255"/>
        </w:trPr>
        <w:tc>
          <w:tcPr>
            <w:tcW w:w="3287" w:type="dxa"/>
          </w:tcPr>
          <w:p w14:paraId="5D9D8957"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7FAAC37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vivienda.</w:t>
            </w:r>
          </w:p>
        </w:tc>
      </w:tr>
      <w:tr w:rsidR="00537A02" w:rsidRPr="00EE1DE4" w14:paraId="42C3D004" w14:textId="77777777" w:rsidTr="00565445">
        <w:trPr>
          <w:trHeight w:val="255"/>
        </w:trPr>
        <w:tc>
          <w:tcPr>
            <w:tcW w:w="3287" w:type="dxa"/>
          </w:tcPr>
          <w:p w14:paraId="79884AFC"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7CB18EE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0E4B535B" w14:textId="77777777" w:rsidTr="00565445">
        <w:trPr>
          <w:trHeight w:val="255"/>
        </w:trPr>
        <w:tc>
          <w:tcPr>
            <w:tcW w:w="3287" w:type="dxa"/>
          </w:tcPr>
          <w:p w14:paraId="6D1007C9"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1B079E2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Comercial, Usos Especiales (3) (Uso Mixto)</w:t>
            </w:r>
          </w:p>
        </w:tc>
      </w:tr>
    </w:tbl>
    <w:p w14:paraId="7AC96FF8"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1CD979D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grafica del PDU Anta </w:t>
      </w:r>
      <w:r w:rsidRPr="00D7714F">
        <w:rPr>
          <w:rFonts w:ascii="Swis721 LtCn BT" w:eastAsia="Swis721 LtCn BT" w:hAnsi="Swis721 LtCn BT" w:cs="Swis721 LtCn BT"/>
          <w:i/>
          <w:iCs/>
          <w:color w:val="000000"/>
          <w:sz w:val="18"/>
          <w:szCs w:val="18"/>
        </w:rPr>
        <w:t>(Mapa base cartográfica MG-02) e información informática (Geo Data Base) que forman parte del presente reglamento</w:t>
      </w:r>
    </w:p>
    <w:p w14:paraId="5E24644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(2) La superficie ocupada por galpones de uso agropecuario no contabiliza en el cálculo de superficie edificable. </w:t>
      </w:r>
    </w:p>
    <w:p w14:paraId="3528E27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r w:rsidRPr="00EE1DE4">
        <w:rPr>
          <w:rFonts w:ascii="Swis721 LtCn BT" w:eastAsia="Swis721 LtCn BT" w:hAnsi="Swis721 LtCn BT" w:cs="Swis721 LtCn BT"/>
          <w:i/>
          <w:iCs/>
          <w:color w:val="000000"/>
          <w:sz w:val="18"/>
          <w:szCs w:val="18"/>
        </w:rPr>
        <w:t xml:space="preserve"> </w:t>
      </w:r>
      <w:sdt>
        <w:sdtPr>
          <w:rPr>
            <w:rFonts w:ascii="Swis721 LtCn BT" w:eastAsia="Swis721 LtCn BT" w:hAnsi="Swis721 LtCn BT" w:cs="Swis721 LtCn BT"/>
            <w:i/>
            <w:iCs/>
            <w:color w:val="000000"/>
            <w:sz w:val="18"/>
            <w:szCs w:val="18"/>
          </w:rPr>
          <w:tag w:val="goog_rdk_187"/>
          <w:id w:val="-1111897804"/>
        </w:sdtPr>
        <w:sdtContent>
          <w:sdt>
            <w:sdtPr>
              <w:rPr>
                <w:rFonts w:ascii="Swis721 LtCn BT" w:eastAsia="Swis721 LtCn BT" w:hAnsi="Swis721 LtCn BT" w:cs="Swis721 LtCn BT"/>
                <w:i/>
                <w:iCs/>
                <w:color w:val="000000"/>
                <w:sz w:val="18"/>
                <w:szCs w:val="18"/>
              </w:rPr>
              <w:tag w:val="goog_rdk_188"/>
              <w:id w:val="1130746740"/>
            </w:sdtPr>
            <w:sdtContent>
              <w:ins w:id="49" w:author="Anonymous" w:date="2026-04-10T19:16:00Z">
                <w:r w:rsidRPr="00EE1DE4">
                  <w:rPr>
                    <w:rFonts w:ascii="Swis721 LtCn BT" w:eastAsia="Swis721 LtCn BT" w:hAnsi="Swis721 LtCn BT" w:cs="Swis721 LtCn BT"/>
                    <w:i/>
                    <w:iCs/>
                    <w:color w:val="000000"/>
                    <w:sz w:val="18"/>
                    <w:szCs w:val="18"/>
                  </w:rPr>
                  <w:t>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7C840EA5"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Muy Baja por Sector Tipo III (ZDMB-S-III)</w:t>
      </w:r>
    </w:p>
    <w:p w14:paraId="7132CAF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Densidad Muy Baja por Sector tipo III (ZDMB-S-III) es una tipología de zonificación que corresponde a áreas periurbanas donde el aprovechamiento del suelo es limitado debido a la infraestructura disponible. Estas zonas permiten un desarrollo controlado, con usos mixtos que incluyen residencias de muy baja densidad, actividades comerciales limitadas y ciertos usos especiales, sin llegar a concentrar grandes actividades urbanas o económicas. La ZDMB-S-III se caracteriza por ser una zona de transición entre áreas rurales y urbanas, con la particularidad de que en estas áreas la ocupación del suelo es más restringida en comparación con otras zonas de densidad. Estas áreas están mayormente compuestas por sectores con actividades agropecuarias y rurales, que aún conservan su carácter periurbano. Sin embargo, estas zonas también presentan cierto potencial para absorber una demanda mínima de expansión urbana, siempre bajo criterios estrictos de sostenibilidad y preservación del entorno natural.</w:t>
      </w:r>
    </w:p>
    <w:p w14:paraId="44A1963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las ZDMB-S-III están destinadas a acoger un crecimiento poblacional mínimo y regulado, donde la baja capacidad de los servicios básicos y la infraestructura impide un desarrollo intensivo. Se busca fomentar un equilibrio entre las actividades urbanas y rurales, priorizando la conservación del carácter rural de los sectores y evitando una sobrecarga de los recursos disponibles. El objetivo de esta zonificación es controlar el crecimiento urbano en áreas sensibles y con limitaciones, garantizando un uso responsable y sostenible del suelo.</w:t>
      </w:r>
    </w:p>
    <w:p w14:paraId="060B804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ZDMB-S-III algunos predios de los siguientes sectores: Centro Cconchacalla, Huaynapata, Rosaspampa, Condebamaba, Santa Maria, Compone, </w:t>
      </w:r>
      <w:r w:rsidRPr="00D7714F">
        <w:rPr>
          <w:rFonts w:ascii="Swis721 LtCn BT" w:eastAsia="Swis721 LtCn BT" w:hAnsi="Swis721 LtCn BT" w:cs="Swis721 LtCn BT"/>
          <w:color w:val="000000"/>
        </w:rPr>
        <w:lastRenderedPageBreak/>
        <w:t>Inquilpata, Yungaqui Chico, Yungaqui Grande, San Francisco, Tambillo, Mollema, Pacca, Anansaya, Nueva Primavera, Haparquilla, Agustin Gamarra Pichoc, El Bosque, Hospitalpampa, Santa Rosa, Mosocllacta, Chacacurqui, Markjo, Sangarara, Kehuar, Siuna, Lluscanay, Huerta, Piñancay, Chacan Lucre, Chacan Chico, Ttantañay, Chacan Santa Ana, Pancarhuaylla, Chillapucjio, Chacan Aguadulce, Chacan Santiago, Munaypata, Marquesbamba, Pichoc Miraflores y Occoruro, los cuales están representados gráficamente en el Mapa Zonificación de Usos de Suelos (MP-20).</w:t>
      </w:r>
    </w:p>
    <w:p w14:paraId="024549F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Urbana de Densidad Muy Baja por Sector tipo III (ZDB-S-III) es destinada al uso mixto que permite el uso residencial, comercial y usos especiales, con una densidad neta máxima de 90 Hab./Ha, la altura de la edificación de dos (02) niveles, en lotes mínimos normativos de 450.00 m2 con un porcentaje de área libre del 65%. </w:t>
      </w:r>
    </w:p>
    <w:p w14:paraId="37341DB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diferencia entre una ZDMB-S-I, ZDMB-S-II y una ZDMB-S-III, es debido a los diferentes grados de consolidación de los predios en las agrupaciones urbanas indicadas. El objetivo es preservar el área del lote consolidado y por otro es evitar la fragmentación de éstos, lo que se traduce en el establecimiento de parámetros diferenciados principalmente del lote normativo mínimo y del porcentaje de área libre según su caracterización urbana evitando la subdivisión de los predios.</w:t>
      </w:r>
    </w:p>
    <w:p w14:paraId="6565C9A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ZDMB-S-III se establece los parámetros urbanísticos y edificatorios detallados en la siguiente tabla:</w:t>
      </w:r>
    </w:p>
    <w:p w14:paraId="0CF61564"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31. Parámetros urbanísticos y edificatorios de la Zona Urbana de Densidad Muy Baja por Sector Tipo III (ZDMB-S-III)</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15170A15" w14:textId="77777777" w:rsidTr="00565445">
        <w:trPr>
          <w:trHeight w:val="244"/>
          <w:tblHeader/>
        </w:trPr>
        <w:tc>
          <w:tcPr>
            <w:tcW w:w="6574" w:type="dxa"/>
            <w:gridSpan w:val="2"/>
          </w:tcPr>
          <w:p w14:paraId="579F4B42" w14:textId="77777777" w:rsidR="00537A02" w:rsidRPr="00EE1DE4" w:rsidRDefault="00537A02" w:rsidP="00565445">
            <w:pPr>
              <w:pBdr>
                <w:top w:val="nil"/>
                <w:left w:val="nil"/>
                <w:bottom w:val="nil"/>
                <w:right w:val="nil"/>
                <w:between w:val="nil"/>
              </w:pBdr>
              <w:spacing w:after="0"/>
            </w:pPr>
            <w:r w:rsidRPr="00EE1DE4">
              <w:rPr>
                <w:color w:val="000000"/>
              </w:rPr>
              <w:t>ZONA DE DENSIDAD MUY BAJA POR SECTOR TIPO III (ZDMB - S – III)</w:t>
            </w:r>
          </w:p>
        </w:tc>
      </w:tr>
      <w:tr w:rsidR="00537A02" w:rsidRPr="00EE1DE4" w14:paraId="2929E793" w14:textId="77777777" w:rsidTr="00565445">
        <w:trPr>
          <w:trHeight w:val="244"/>
          <w:tblHeader/>
        </w:trPr>
        <w:tc>
          <w:tcPr>
            <w:tcW w:w="3287" w:type="dxa"/>
          </w:tcPr>
          <w:p w14:paraId="2FEA78B5"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5125909E"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666963FE" w14:textId="77777777" w:rsidTr="00565445">
        <w:trPr>
          <w:trHeight w:val="267"/>
        </w:trPr>
        <w:tc>
          <w:tcPr>
            <w:tcW w:w="3287" w:type="dxa"/>
          </w:tcPr>
          <w:p w14:paraId="47A5B4A4"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3B0FC0EF"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90 Hab/Ha.</w:t>
            </w:r>
          </w:p>
        </w:tc>
      </w:tr>
      <w:tr w:rsidR="00537A02" w:rsidRPr="00EE1DE4" w14:paraId="6E273EDF" w14:textId="77777777" w:rsidTr="00565445">
        <w:trPr>
          <w:trHeight w:val="255"/>
        </w:trPr>
        <w:tc>
          <w:tcPr>
            <w:tcW w:w="3287" w:type="dxa"/>
          </w:tcPr>
          <w:p w14:paraId="742DF8F0"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22B3FE1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450.00 m2</w:t>
            </w:r>
          </w:p>
        </w:tc>
      </w:tr>
      <w:tr w:rsidR="00537A02" w:rsidRPr="00EE1DE4" w14:paraId="6AE984EA" w14:textId="77777777" w:rsidTr="00565445">
        <w:trPr>
          <w:trHeight w:val="267"/>
        </w:trPr>
        <w:tc>
          <w:tcPr>
            <w:tcW w:w="3287" w:type="dxa"/>
          </w:tcPr>
          <w:p w14:paraId="72A3E9A5"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154749DE"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10.00 ml.</w:t>
            </w:r>
          </w:p>
        </w:tc>
      </w:tr>
      <w:tr w:rsidR="00537A02" w:rsidRPr="00EE1DE4" w14:paraId="4EE4020E" w14:textId="77777777" w:rsidTr="00565445">
        <w:trPr>
          <w:trHeight w:val="255"/>
        </w:trPr>
        <w:tc>
          <w:tcPr>
            <w:tcW w:w="3287" w:type="dxa"/>
          </w:tcPr>
          <w:p w14:paraId="1B9CF8D9"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70036FC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 ml o 2 niveles.</w:t>
            </w:r>
          </w:p>
        </w:tc>
      </w:tr>
      <w:tr w:rsidR="00537A02" w:rsidRPr="00EE1DE4" w14:paraId="3E26D2F4" w14:textId="77777777" w:rsidTr="00565445">
        <w:trPr>
          <w:trHeight w:val="267"/>
        </w:trPr>
        <w:tc>
          <w:tcPr>
            <w:tcW w:w="3287" w:type="dxa"/>
          </w:tcPr>
          <w:p w14:paraId="1C2FA822"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6B51DA0B"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Unifamiliar 3.00 ml </w:t>
            </w:r>
          </w:p>
        </w:tc>
      </w:tr>
      <w:tr w:rsidR="00537A02" w:rsidRPr="00EE1DE4" w14:paraId="0348C84C" w14:textId="77777777" w:rsidTr="00565445">
        <w:trPr>
          <w:trHeight w:val="267"/>
        </w:trPr>
        <w:tc>
          <w:tcPr>
            <w:tcW w:w="3287" w:type="dxa"/>
          </w:tcPr>
          <w:p w14:paraId="7277B753"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75C0DF7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0.70</w:t>
            </w:r>
          </w:p>
        </w:tc>
      </w:tr>
      <w:tr w:rsidR="00537A02" w:rsidRPr="00EE1DE4" w14:paraId="52C6CE37" w14:textId="77777777" w:rsidTr="00565445">
        <w:trPr>
          <w:trHeight w:val="255"/>
        </w:trPr>
        <w:tc>
          <w:tcPr>
            <w:tcW w:w="3287" w:type="dxa"/>
          </w:tcPr>
          <w:p w14:paraId="1A38C1C9" w14:textId="77777777" w:rsidR="00537A02" w:rsidRPr="00EE1DE4" w:rsidRDefault="00537A02" w:rsidP="00565445">
            <w:pPr>
              <w:pBdr>
                <w:top w:val="nil"/>
                <w:left w:val="nil"/>
                <w:bottom w:val="nil"/>
                <w:right w:val="nil"/>
                <w:between w:val="nil"/>
              </w:pBdr>
              <w:spacing w:after="0" w:line="252" w:lineRule="auto"/>
            </w:pPr>
            <w:r w:rsidRPr="00EE1DE4">
              <w:t>Porcentaje mínimo de área libre</w:t>
            </w:r>
          </w:p>
        </w:tc>
        <w:tc>
          <w:tcPr>
            <w:tcW w:w="3287" w:type="dxa"/>
          </w:tcPr>
          <w:p w14:paraId="0E6EFC0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65% del área total del lote.</w:t>
            </w:r>
          </w:p>
        </w:tc>
      </w:tr>
      <w:tr w:rsidR="00537A02" w:rsidRPr="00EE1DE4" w14:paraId="6A129B40" w14:textId="77777777" w:rsidTr="00565445">
        <w:trPr>
          <w:trHeight w:val="255"/>
        </w:trPr>
        <w:tc>
          <w:tcPr>
            <w:tcW w:w="3287" w:type="dxa"/>
          </w:tcPr>
          <w:p w14:paraId="2FE1E6A1"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08596F61"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vivienda.</w:t>
            </w:r>
          </w:p>
        </w:tc>
      </w:tr>
      <w:tr w:rsidR="00537A02" w:rsidRPr="00EE1DE4" w14:paraId="6C8E4166" w14:textId="77777777" w:rsidTr="00565445">
        <w:trPr>
          <w:trHeight w:val="255"/>
        </w:trPr>
        <w:tc>
          <w:tcPr>
            <w:tcW w:w="3287" w:type="dxa"/>
          </w:tcPr>
          <w:p w14:paraId="66DADD3C"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756631B7"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01860C8F" w14:textId="77777777" w:rsidTr="00565445">
        <w:trPr>
          <w:trHeight w:val="255"/>
        </w:trPr>
        <w:tc>
          <w:tcPr>
            <w:tcW w:w="3287" w:type="dxa"/>
          </w:tcPr>
          <w:p w14:paraId="286FD314"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650164D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Comercial, Usos Especiales (3) (Uso Mixto)</w:t>
            </w:r>
          </w:p>
        </w:tc>
      </w:tr>
    </w:tbl>
    <w:p w14:paraId="0E9C80E0"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2508CA5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w:t>
      </w:r>
      <w:sdt>
        <w:sdtPr>
          <w:tag w:val="goog_rdk_197"/>
          <w:id w:val="-1796344897"/>
        </w:sdtPr>
        <w:sdtContent>
          <w:sdt>
            <w:sdtPr>
              <w:tag w:val="goog_rdk_198"/>
              <w:id w:val="418444704"/>
            </w:sdtPr>
            <w:sdtContent>
              <w:ins w:id="50" w:author="Anonymous" w:date="2026-04-09T21:36:00Z">
                <w:r w:rsidRPr="00D7714F">
                  <w:rPr>
                    <w:rFonts w:ascii="Swis721 LtCn BT" w:eastAsia="Swis721 LtCn BT" w:hAnsi="Swis721 LtCn BT" w:cs="Swis721 LtCn BT"/>
                    <w:i/>
                    <w:iCs/>
                    <w:sz w:val="18"/>
                    <w:szCs w:val="18"/>
                    <w:rPrChange w:id="51" w:author="Anonymous" w:date="2026-04-09T21:36:00Z">
                      <w:rPr>
                        <w:rFonts w:ascii="Swis721 LtCn BT" w:eastAsia="Swis721 LtCn BT" w:hAnsi="Swis721 LtCn BT" w:cs="Swis721 LtCn BT"/>
                        <w:i/>
                        <w:iCs/>
                        <w:color w:val="000000"/>
                        <w:sz w:val="18"/>
                        <w:szCs w:val="18"/>
                      </w:rPr>
                    </w:rPrChange>
                  </w:rPr>
                  <w:t>gráfica</w:t>
                </w:r>
              </w:ins>
            </w:sdtContent>
          </w:sdt>
        </w:sdtContent>
      </w:sdt>
      <w:sdt>
        <w:sdtPr>
          <w:tag w:val="goog_rdk_199"/>
          <w:id w:val="-1133303049"/>
        </w:sdtPr>
        <w:sdtContent>
          <w:sdt>
            <w:sdtPr>
              <w:tag w:val="goog_rdk_200"/>
              <w:id w:val="2142670156"/>
            </w:sdtPr>
            <w:sdtContent>
              <w:del w:id="52" w:author="Anonymous" w:date="2026-04-09T21:36:00Z">
                <w:r w:rsidRPr="00D7714F">
                  <w:rPr>
                    <w:rFonts w:ascii="Swis721 LtCn BT" w:eastAsia="Swis721 LtCn BT" w:hAnsi="Swis721 LtCn BT" w:cs="Swis721 LtCn BT"/>
                    <w:i/>
                    <w:iCs/>
                    <w:sz w:val="18"/>
                    <w:szCs w:val="18"/>
                    <w:rPrChange w:id="53" w:author="Anonymous" w:date="2026-04-09T21:36:00Z">
                      <w:rPr>
                        <w:rFonts w:ascii="Swis721 LtCn BT" w:eastAsia="Swis721 LtCn BT" w:hAnsi="Swis721 LtCn BT" w:cs="Swis721 LtCn BT"/>
                        <w:i/>
                        <w:iCs/>
                        <w:color w:val="000000"/>
                        <w:sz w:val="18"/>
                        <w:szCs w:val="18"/>
                      </w:rPr>
                    </w:rPrChange>
                  </w:rPr>
                  <w:delText>grafica</w:delText>
                </w:r>
              </w:del>
            </w:sdtContent>
          </w:sdt>
        </w:sdtContent>
      </w:sdt>
      <w:r w:rsidRPr="00D7714F">
        <w:rPr>
          <w:rFonts w:ascii="Swis721 LtCn BT" w:eastAsia="Swis721 LtCn BT" w:hAnsi="Swis721 LtCn BT" w:cs="Swis721 LtCn BT"/>
          <w:i/>
          <w:iCs/>
          <w:color w:val="000000"/>
          <w:sz w:val="18"/>
          <w:szCs w:val="18"/>
        </w:rPr>
        <w:t xml:space="preserve"> del PDU Anta (Mapa base cartográfica MG-02) e información informática (Geo Data Base) que forman parte del presente reglamento</w:t>
      </w:r>
    </w:p>
    <w:p w14:paraId="5D4692E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(2) La superficie ocupada por galpones de uso agropecuario no contabiliza en el cálculo de superficie edificable. </w:t>
      </w:r>
    </w:p>
    <w:p w14:paraId="777F7C3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(3) Los usos especiales deberán ser evaluados en el marco de las normas técnicas </w:t>
      </w:r>
      <w:sdt>
        <w:sdtPr>
          <w:tag w:val="goog_rdk_201"/>
          <w:id w:val="-1231844988"/>
        </w:sdtPr>
        <w:sdtContent>
          <w:sdt>
            <w:sdtPr>
              <w:tag w:val="goog_rdk_202"/>
              <w:id w:val="426863539"/>
            </w:sdtPr>
            <w:sdtContent>
              <w:ins w:id="54" w:author="Anonymous" w:date="2026-04-09T21:36:00Z">
                <w:r w:rsidRPr="00D7714F">
                  <w:rPr>
                    <w:rFonts w:ascii="Swis721 LtCn BT" w:eastAsia="Swis721 LtCn BT" w:hAnsi="Swis721 LtCn BT" w:cs="Swis721 LtCn BT"/>
                    <w:i/>
                    <w:iCs/>
                    <w:sz w:val="18"/>
                    <w:szCs w:val="18"/>
                    <w:rPrChange w:id="55" w:author="Anonymous" w:date="2026-04-09T21:36:00Z">
                      <w:rPr>
                        <w:rFonts w:ascii="Swis721 LtCn BT" w:eastAsia="Swis721 LtCn BT" w:hAnsi="Swis721 LtCn BT" w:cs="Swis721 LtCn BT"/>
                        <w:i/>
                        <w:iCs/>
                        <w:color w:val="000000"/>
                        <w:sz w:val="18"/>
                        <w:szCs w:val="18"/>
                      </w:rPr>
                    </w:rPrChange>
                  </w:rPr>
                  <w:t>específicas</w:t>
                </w:r>
              </w:ins>
            </w:sdtContent>
          </w:sdt>
        </w:sdtContent>
      </w:sdt>
      <w:sdt>
        <w:sdtPr>
          <w:tag w:val="goog_rdk_203"/>
          <w:id w:val="1577838957"/>
        </w:sdtPr>
        <w:sdtContent>
          <w:sdt>
            <w:sdtPr>
              <w:tag w:val="goog_rdk_204"/>
              <w:id w:val="-1915307520"/>
            </w:sdtPr>
            <w:sdtContent>
              <w:del w:id="56" w:author="Anonymous" w:date="2026-04-09T21:36:00Z">
                <w:r w:rsidRPr="00D7714F">
                  <w:rPr>
                    <w:rFonts w:ascii="Swis721 LtCn BT" w:eastAsia="Swis721 LtCn BT" w:hAnsi="Swis721 LtCn BT" w:cs="Swis721 LtCn BT"/>
                    <w:i/>
                    <w:iCs/>
                    <w:sz w:val="18"/>
                    <w:szCs w:val="18"/>
                    <w:rPrChange w:id="57" w:author="Anonymous" w:date="2026-04-09T21:36:00Z">
                      <w:rPr>
                        <w:rFonts w:ascii="Swis721 LtCn BT" w:eastAsia="Swis721 LtCn BT" w:hAnsi="Swis721 LtCn BT" w:cs="Swis721 LtCn BT"/>
                        <w:i/>
                        <w:iCs/>
                        <w:color w:val="000000"/>
                        <w:sz w:val="18"/>
                        <w:szCs w:val="18"/>
                      </w:rPr>
                    </w:rPrChange>
                  </w:rPr>
                  <w:delText>especificas</w:delText>
                </w:r>
              </w:del>
            </w:sdtContent>
          </w:sdt>
        </w:sdtContent>
      </w:sdt>
      <w:r w:rsidRPr="00D7714F">
        <w:rPr>
          <w:rFonts w:ascii="Swis721 LtCn BT" w:eastAsia="Swis721 LtCn BT" w:hAnsi="Swis721 LtCn BT" w:cs="Swis721 LtCn BT"/>
          <w:i/>
          <w:iCs/>
          <w:color w:val="000000"/>
          <w:sz w:val="18"/>
          <w:szCs w:val="18"/>
        </w:rPr>
        <w:t xml:space="preserve"> del sector correspondiente</w:t>
      </w:r>
      <w:sdt>
        <w:sdtPr>
          <w:rPr>
            <w:rFonts w:ascii="Swis721 LtCn BT" w:eastAsia="Swis721 LtCn BT" w:hAnsi="Swis721 LtCn BT" w:cs="Swis721 LtCn BT"/>
            <w:i/>
            <w:iCs/>
            <w:color w:val="000000"/>
            <w:sz w:val="18"/>
            <w:szCs w:val="18"/>
          </w:rPr>
          <w:tag w:val="goog_rdk_187"/>
          <w:id w:val="789864739"/>
        </w:sdtPr>
        <w:sdtContent>
          <w:sdt>
            <w:sdtPr>
              <w:rPr>
                <w:rFonts w:ascii="Swis721 LtCn BT" w:eastAsia="Swis721 LtCn BT" w:hAnsi="Swis721 LtCn BT" w:cs="Swis721 LtCn BT"/>
                <w:i/>
                <w:iCs/>
                <w:color w:val="000000"/>
                <w:sz w:val="18"/>
                <w:szCs w:val="18"/>
              </w:rPr>
              <w:tag w:val="goog_rdk_188"/>
              <w:id w:val="-473305031"/>
            </w:sdtPr>
            <w:sdtContent>
              <w:ins w:id="58" w:author="Anonymous" w:date="2026-04-10T19:16:00Z">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70CCC0D6"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Urbana de Densidad Muy Baja por Condiciones de Riesgo (ZDMB-CR)</w:t>
      </w:r>
    </w:p>
    <w:p w14:paraId="7A0ECBF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de Densidad Muy Baja por Condiciones de Riesgo (ZDMB-CR) es una tipología de zonificación que corresponde a áreas con una muy baja intensidad de aprovechamiento del suelo, ubicadas en sectores afectados por riesgos altos o muy altos. Estas zonas integran usos mixtos de baja escala, como viviendas, vivienda huerto, vivienda granja y actividades comerciales limitadas, manteniendo una concentración mínima de actividades urbanas con el objetivo de evitar la sobrecarga de recursos y preservar la seguridad del entorno y de las personas. La ZDMB-CR se encuentra en sectores particularmente sensibles a desastres naturales, como deslizamientos, inundaciones y sismos, lo que agrava la vulnerabilidad de estas áreas. </w:t>
      </w:r>
      <w:r w:rsidRPr="00D7714F">
        <w:rPr>
          <w:rFonts w:ascii="Swis721 LtCn BT" w:eastAsia="Swis721 LtCn BT" w:hAnsi="Swis721 LtCn BT" w:cs="Swis721 LtCn BT"/>
          <w:color w:val="000000"/>
        </w:rPr>
        <w:lastRenderedPageBreak/>
        <w:t>Aunque no requieren un reasentamiento poblacional inmediato, la ZDMB-CR está sujeta a medidas preventivas estrictas que priorizan la ejecución de proyectos de reducción de riesgos, tales como el reforzamiento estructural, la mejora de la infraestructura vial y de espacios públicos, así como la provisión de servicios básicos esenciales (agua, desagüe y electricidad).</w:t>
      </w:r>
    </w:p>
    <w:p w14:paraId="24B30D0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objetivo principal de la ZDMB-CR es restringir su ocupación, evitar la expansión urbana debido a la alta exposición a riesgos de desastres. Estas áreas, requieren la aplicación de medidas correctivas y prospectivas, orientados a reducir la vulnerabilidad y proteger a la población ante eventos naturales futuros. La ZDMB-CR busca desincentivar el desarrollo urbano en estas zonas, priorizando la seguridad y garantizando un manejo sostenible y resiliente de los riesgos.</w:t>
      </w:r>
    </w:p>
    <w:p w14:paraId="0406D69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Clasifican como ZDMB-CR los siguientes sectores: Pacca, Haparquilla, Occoruro, Chacacurqui, Kehuar, Huerta, Ayllu Tumibamba, Lluscanay, 19 de Noviembre están ubicados sobre una zona de peligro muy alto y alto por inundación, movimiento en masa y sismo, categorizándose dentro de esta zonificación, los cuales están representados gráficamente en el Mapa Zonificación de Usos de Suelos (MP-20).</w:t>
      </w:r>
    </w:p>
    <w:p w14:paraId="15629ED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Urbana de Densidad Muy Baja con condicionantes de riesgo (ZDB-CR) es destinada al uso mixto que permite el uso residencial, comercial y usos especiales, con, con una densidad neta máxima de 90 Hab/Ha, la altura de la edificación de dos (02) niveles, en lotes mínimos normativos de 450.00 m2 con un porcentaje de área libre del 65%.  que además tendrá ciertas restricciones por la ocupación en suelo de peligro alto y/o muy alto.</w:t>
      </w:r>
    </w:p>
    <w:p w14:paraId="03757FD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ZDMB-CR se establece los parámetros urbanísticos y edificatorios detallados en la siguiente tabla:</w:t>
      </w:r>
    </w:p>
    <w:p w14:paraId="4DB6491A"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32. Parámetros urbanísticos y edificatorios de la Zona Urbana de Densidad Muy Baja por Condiciones de Riesgo (ZDMB-CR)</w:t>
      </w:r>
    </w:p>
    <w:tbl>
      <w:tblPr>
        <w:tblW w:w="65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287"/>
        <w:gridCol w:w="3287"/>
      </w:tblGrid>
      <w:tr w:rsidR="00537A02" w:rsidRPr="00EE1DE4" w14:paraId="79860D78" w14:textId="77777777" w:rsidTr="00565445">
        <w:trPr>
          <w:trHeight w:val="244"/>
          <w:tblHeader/>
        </w:trPr>
        <w:tc>
          <w:tcPr>
            <w:tcW w:w="6574" w:type="dxa"/>
            <w:gridSpan w:val="2"/>
          </w:tcPr>
          <w:p w14:paraId="651F36CC" w14:textId="77777777" w:rsidR="00537A02" w:rsidRPr="00EE1DE4" w:rsidRDefault="00537A02" w:rsidP="00565445">
            <w:pPr>
              <w:pBdr>
                <w:top w:val="nil"/>
                <w:left w:val="nil"/>
                <w:bottom w:val="nil"/>
                <w:right w:val="nil"/>
                <w:between w:val="nil"/>
              </w:pBdr>
              <w:spacing w:after="0" w:line="252" w:lineRule="auto"/>
            </w:pPr>
            <w:r w:rsidRPr="00EE1DE4">
              <w:rPr>
                <w:color w:val="000000"/>
              </w:rPr>
              <w:t>ZONA DE DENSIDAD MUY BAJA POR CONDICIONES DE RIESGO (ZDMB - CR)</w:t>
            </w:r>
          </w:p>
        </w:tc>
      </w:tr>
      <w:tr w:rsidR="00537A02" w:rsidRPr="00EE1DE4" w14:paraId="1FDFDEC0" w14:textId="77777777" w:rsidTr="00565445">
        <w:trPr>
          <w:trHeight w:val="244"/>
          <w:tblHeader/>
        </w:trPr>
        <w:tc>
          <w:tcPr>
            <w:tcW w:w="3287" w:type="dxa"/>
          </w:tcPr>
          <w:p w14:paraId="26BF9ADF" w14:textId="77777777" w:rsidR="00537A02" w:rsidRPr="00EE1DE4" w:rsidRDefault="00537A02" w:rsidP="00565445">
            <w:pPr>
              <w:pBdr>
                <w:top w:val="nil"/>
                <w:left w:val="nil"/>
                <w:bottom w:val="nil"/>
                <w:right w:val="nil"/>
                <w:between w:val="nil"/>
              </w:pBdr>
              <w:spacing w:after="0" w:line="252" w:lineRule="auto"/>
            </w:pPr>
            <w:r w:rsidRPr="00EE1DE4">
              <w:rPr>
                <w:color w:val="000000"/>
              </w:rPr>
              <w:t>PARÁMETROS URBANÍSTICOS</w:t>
            </w:r>
          </w:p>
        </w:tc>
        <w:tc>
          <w:tcPr>
            <w:tcW w:w="3287" w:type="dxa"/>
          </w:tcPr>
          <w:p w14:paraId="1FA5349B" w14:textId="77777777" w:rsidR="00537A02" w:rsidRPr="00EE1DE4" w:rsidRDefault="00537A02" w:rsidP="00565445">
            <w:pPr>
              <w:pBdr>
                <w:top w:val="nil"/>
                <w:left w:val="nil"/>
                <w:bottom w:val="nil"/>
                <w:right w:val="nil"/>
                <w:between w:val="nil"/>
              </w:pBdr>
              <w:spacing w:after="0" w:line="252" w:lineRule="auto"/>
            </w:pPr>
            <w:r w:rsidRPr="00EE1DE4">
              <w:rPr>
                <w:color w:val="000000"/>
              </w:rPr>
              <w:t>VALOR REQUISITO</w:t>
            </w:r>
          </w:p>
        </w:tc>
      </w:tr>
      <w:tr w:rsidR="00537A02" w:rsidRPr="00EE1DE4" w14:paraId="60AE8F9A" w14:textId="77777777" w:rsidTr="00565445">
        <w:trPr>
          <w:trHeight w:val="267"/>
        </w:trPr>
        <w:tc>
          <w:tcPr>
            <w:tcW w:w="3287" w:type="dxa"/>
          </w:tcPr>
          <w:p w14:paraId="6A712751" w14:textId="77777777" w:rsidR="00537A02" w:rsidRPr="00EE1DE4" w:rsidRDefault="00537A02" w:rsidP="00565445">
            <w:pPr>
              <w:pBdr>
                <w:top w:val="nil"/>
                <w:left w:val="nil"/>
                <w:bottom w:val="nil"/>
                <w:right w:val="nil"/>
                <w:between w:val="nil"/>
              </w:pBdr>
              <w:spacing w:after="0" w:line="252" w:lineRule="auto"/>
            </w:pPr>
            <w:r w:rsidRPr="00EE1DE4">
              <w:t>Densidad neta máxima. Hab./Has.</w:t>
            </w:r>
          </w:p>
        </w:tc>
        <w:tc>
          <w:tcPr>
            <w:tcW w:w="3287" w:type="dxa"/>
          </w:tcPr>
          <w:p w14:paraId="11FE37C7"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90 Hab/Ha.</w:t>
            </w:r>
          </w:p>
        </w:tc>
      </w:tr>
      <w:tr w:rsidR="00537A02" w:rsidRPr="00EE1DE4" w14:paraId="7994AF98" w14:textId="77777777" w:rsidTr="00565445">
        <w:trPr>
          <w:trHeight w:val="255"/>
        </w:trPr>
        <w:tc>
          <w:tcPr>
            <w:tcW w:w="3287" w:type="dxa"/>
          </w:tcPr>
          <w:p w14:paraId="23C7FDA2" w14:textId="77777777" w:rsidR="00537A02" w:rsidRPr="00EE1DE4" w:rsidRDefault="00537A02" w:rsidP="00565445">
            <w:pPr>
              <w:pBdr>
                <w:top w:val="nil"/>
                <w:left w:val="nil"/>
                <w:bottom w:val="nil"/>
                <w:right w:val="nil"/>
                <w:between w:val="nil"/>
              </w:pBdr>
              <w:spacing w:after="0" w:line="252" w:lineRule="auto"/>
            </w:pPr>
            <w:r w:rsidRPr="00EE1DE4">
              <w:t>Área mínima de Lote Normativo (m2) (1)</w:t>
            </w:r>
          </w:p>
        </w:tc>
        <w:tc>
          <w:tcPr>
            <w:tcW w:w="3287" w:type="dxa"/>
          </w:tcPr>
          <w:p w14:paraId="4A59FEE7"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450.00 m2</w:t>
            </w:r>
          </w:p>
        </w:tc>
      </w:tr>
      <w:tr w:rsidR="00537A02" w:rsidRPr="00EE1DE4" w14:paraId="79E629EF" w14:textId="77777777" w:rsidTr="00565445">
        <w:trPr>
          <w:trHeight w:val="267"/>
        </w:trPr>
        <w:tc>
          <w:tcPr>
            <w:tcW w:w="3287" w:type="dxa"/>
          </w:tcPr>
          <w:p w14:paraId="58214597" w14:textId="77777777" w:rsidR="00537A02" w:rsidRPr="00EE1DE4" w:rsidRDefault="00537A02" w:rsidP="00565445">
            <w:pPr>
              <w:pBdr>
                <w:top w:val="nil"/>
                <w:left w:val="nil"/>
                <w:bottom w:val="nil"/>
                <w:right w:val="nil"/>
                <w:between w:val="nil"/>
              </w:pBdr>
              <w:spacing w:after="0" w:line="252" w:lineRule="auto"/>
            </w:pPr>
            <w:r w:rsidRPr="00EE1DE4">
              <w:t>Frente mínimo de Lote Normativo (ml) (1)</w:t>
            </w:r>
          </w:p>
        </w:tc>
        <w:tc>
          <w:tcPr>
            <w:tcW w:w="3287" w:type="dxa"/>
          </w:tcPr>
          <w:p w14:paraId="0F7796F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10.00 ml.</w:t>
            </w:r>
          </w:p>
        </w:tc>
      </w:tr>
      <w:tr w:rsidR="00537A02" w:rsidRPr="00EE1DE4" w14:paraId="3BA30A3D" w14:textId="77777777" w:rsidTr="00565445">
        <w:trPr>
          <w:trHeight w:val="255"/>
        </w:trPr>
        <w:tc>
          <w:tcPr>
            <w:tcW w:w="3287" w:type="dxa"/>
          </w:tcPr>
          <w:p w14:paraId="0DE3B13C" w14:textId="77777777" w:rsidR="00537A02" w:rsidRPr="00EE1DE4" w:rsidRDefault="00537A02" w:rsidP="00565445">
            <w:pPr>
              <w:pBdr>
                <w:top w:val="nil"/>
                <w:left w:val="nil"/>
                <w:bottom w:val="nil"/>
                <w:right w:val="nil"/>
                <w:between w:val="nil"/>
              </w:pBdr>
              <w:spacing w:after="0" w:line="252" w:lineRule="auto"/>
            </w:pPr>
            <w:r w:rsidRPr="00EE1DE4">
              <w:t>Altura máxima de la edificación</w:t>
            </w:r>
          </w:p>
        </w:tc>
        <w:tc>
          <w:tcPr>
            <w:tcW w:w="3287" w:type="dxa"/>
          </w:tcPr>
          <w:p w14:paraId="73130490"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6.00 ml o 2 niveles.</w:t>
            </w:r>
          </w:p>
        </w:tc>
      </w:tr>
      <w:tr w:rsidR="00537A02" w:rsidRPr="00EE1DE4" w14:paraId="3C378EC6" w14:textId="77777777" w:rsidTr="00565445">
        <w:trPr>
          <w:trHeight w:val="267"/>
        </w:trPr>
        <w:tc>
          <w:tcPr>
            <w:tcW w:w="3287" w:type="dxa"/>
          </w:tcPr>
          <w:p w14:paraId="78CC9ECC" w14:textId="77777777" w:rsidR="00537A02" w:rsidRPr="00EE1DE4" w:rsidRDefault="00537A02" w:rsidP="00565445">
            <w:pPr>
              <w:pBdr>
                <w:top w:val="nil"/>
                <w:left w:val="nil"/>
                <w:bottom w:val="nil"/>
                <w:right w:val="nil"/>
                <w:between w:val="nil"/>
              </w:pBdr>
              <w:spacing w:after="0" w:line="252" w:lineRule="auto"/>
            </w:pPr>
            <w:r w:rsidRPr="00EE1DE4">
              <w:t>Retiros</w:t>
            </w:r>
          </w:p>
        </w:tc>
        <w:tc>
          <w:tcPr>
            <w:tcW w:w="3287" w:type="dxa"/>
          </w:tcPr>
          <w:p w14:paraId="5CF4F3BD"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 xml:space="preserve">Unifamiliar 3.00 ml </w:t>
            </w:r>
          </w:p>
        </w:tc>
      </w:tr>
      <w:tr w:rsidR="00537A02" w:rsidRPr="00EE1DE4" w14:paraId="388086E8" w14:textId="77777777" w:rsidTr="00565445">
        <w:trPr>
          <w:trHeight w:val="267"/>
        </w:trPr>
        <w:tc>
          <w:tcPr>
            <w:tcW w:w="3287" w:type="dxa"/>
          </w:tcPr>
          <w:p w14:paraId="3A6D1819" w14:textId="77777777" w:rsidR="00537A02" w:rsidRPr="00EE1DE4" w:rsidRDefault="00537A02" w:rsidP="00565445">
            <w:pPr>
              <w:pBdr>
                <w:top w:val="nil"/>
                <w:left w:val="nil"/>
                <w:bottom w:val="nil"/>
                <w:right w:val="nil"/>
                <w:between w:val="nil"/>
              </w:pBdr>
              <w:spacing w:after="0" w:line="252" w:lineRule="auto"/>
            </w:pPr>
            <w:r w:rsidRPr="00EE1DE4">
              <w:t>Coeficiente de edificabilidad</w:t>
            </w:r>
          </w:p>
        </w:tc>
        <w:tc>
          <w:tcPr>
            <w:tcW w:w="3287" w:type="dxa"/>
          </w:tcPr>
          <w:p w14:paraId="06424C94"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Unifamiliar 0.70</w:t>
            </w:r>
          </w:p>
        </w:tc>
      </w:tr>
      <w:tr w:rsidR="00537A02" w:rsidRPr="00EE1DE4" w14:paraId="1E1687F8" w14:textId="77777777" w:rsidTr="00565445">
        <w:trPr>
          <w:trHeight w:val="255"/>
        </w:trPr>
        <w:tc>
          <w:tcPr>
            <w:tcW w:w="3287" w:type="dxa"/>
          </w:tcPr>
          <w:p w14:paraId="35C45483" w14:textId="77777777" w:rsidR="00537A02" w:rsidRPr="00EE1DE4" w:rsidRDefault="00537A02" w:rsidP="00565445">
            <w:pPr>
              <w:pBdr>
                <w:top w:val="nil"/>
                <w:left w:val="nil"/>
                <w:bottom w:val="nil"/>
                <w:right w:val="nil"/>
                <w:between w:val="nil"/>
              </w:pBdr>
              <w:spacing w:after="0" w:line="252" w:lineRule="auto"/>
            </w:pPr>
            <w:r w:rsidRPr="00EE1DE4">
              <w:t xml:space="preserve">Porcentaje mínimo de área libre </w:t>
            </w:r>
          </w:p>
        </w:tc>
        <w:tc>
          <w:tcPr>
            <w:tcW w:w="3287" w:type="dxa"/>
          </w:tcPr>
          <w:p w14:paraId="47EB0473"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65% del área total del lote.</w:t>
            </w:r>
          </w:p>
        </w:tc>
      </w:tr>
      <w:tr w:rsidR="00537A02" w:rsidRPr="00EE1DE4" w14:paraId="14CC773A" w14:textId="77777777" w:rsidTr="00565445">
        <w:trPr>
          <w:trHeight w:val="255"/>
        </w:trPr>
        <w:tc>
          <w:tcPr>
            <w:tcW w:w="3287" w:type="dxa"/>
          </w:tcPr>
          <w:p w14:paraId="616B06EA" w14:textId="77777777" w:rsidR="00537A02" w:rsidRPr="00EE1DE4" w:rsidRDefault="00537A02" w:rsidP="00565445">
            <w:pPr>
              <w:pBdr>
                <w:top w:val="nil"/>
                <w:left w:val="nil"/>
                <w:bottom w:val="nil"/>
                <w:right w:val="nil"/>
                <w:between w:val="nil"/>
              </w:pBdr>
              <w:spacing w:after="0" w:line="252" w:lineRule="auto"/>
            </w:pPr>
            <w:r w:rsidRPr="00EE1DE4">
              <w:t>Número mínimo de estacionamientos</w:t>
            </w:r>
          </w:p>
        </w:tc>
        <w:tc>
          <w:tcPr>
            <w:tcW w:w="3287" w:type="dxa"/>
          </w:tcPr>
          <w:p w14:paraId="61F52655"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1 estacionamiento por cada vivienda.</w:t>
            </w:r>
          </w:p>
        </w:tc>
      </w:tr>
      <w:tr w:rsidR="00537A02" w:rsidRPr="00EE1DE4" w14:paraId="3F245548" w14:textId="77777777" w:rsidTr="00565445">
        <w:trPr>
          <w:trHeight w:val="255"/>
        </w:trPr>
        <w:tc>
          <w:tcPr>
            <w:tcW w:w="3287" w:type="dxa"/>
          </w:tcPr>
          <w:p w14:paraId="0306B893" w14:textId="77777777" w:rsidR="00537A02" w:rsidRPr="00EE1DE4" w:rsidRDefault="00537A02" w:rsidP="00565445">
            <w:pPr>
              <w:pBdr>
                <w:top w:val="nil"/>
                <w:left w:val="nil"/>
                <w:bottom w:val="nil"/>
                <w:right w:val="nil"/>
                <w:between w:val="nil"/>
              </w:pBdr>
              <w:spacing w:after="0" w:line="252" w:lineRule="auto"/>
            </w:pPr>
            <w:r w:rsidRPr="00EE1DE4">
              <w:t>Volado sobre retiro (2)</w:t>
            </w:r>
          </w:p>
        </w:tc>
        <w:tc>
          <w:tcPr>
            <w:tcW w:w="3287" w:type="dxa"/>
          </w:tcPr>
          <w:p w14:paraId="33E3A456"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0.50 ml (máximo)</w:t>
            </w:r>
          </w:p>
        </w:tc>
      </w:tr>
      <w:tr w:rsidR="00537A02" w:rsidRPr="00EE1DE4" w14:paraId="38ACC0CD" w14:textId="77777777" w:rsidTr="00565445">
        <w:trPr>
          <w:trHeight w:val="255"/>
        </w:trPr>
        <w:tc>
          <w:tcPr>
            <w:tcW w:w="3287" w:type="dxa"/>
          </w:tcPr>
          <w:p w14:paraId="6FE8740F" w14:textId="77777777" w:rsidR="00537A02" w:rsidRPr="00EE1DE4" w:rsidRDefault="00537A02" w:rsidP="00565445">
            <w:pPr>
              <w:pBdr>
                <w:top w:val="nil"/>
                <w:left w:val="nil"/>
                <w:bottom w:val="nil"/>
                <w:right w:val="nil"/>
                <w:between w:val="nil"/>
              </w:pBdr>
              <w:spacing w:after="0" w:line="252" w:lineRule="auto"/>
            </w:pPr>
            <w:r w:rsidRPr="00EE1DE4">
              <w:t>Usos de suelo permitidos</w:t>
            </w:r>
          </w:p>
        </w:tc>
        <w:tc>
          <w:tcPr>
            <w:tcW w:w="3287" w:type="dxa"/>
          </w:tcPr>
          <w:p w14:paraId="43B95989" w14:textId="77777777" w:rsidR="00537A02" w:rsidRPr="00EE1DE4" w:rsidRDefault="00537A02" w:rsidP="00565445">
            <w:pPr>
              <w:pBdr>
                <w:top w:val="nil"/>
                <w:left w:val="nil"/>
                <w:bottom w:val="nil"/>
                <w:right w:val="nil"/>
                <w:between w:val="nil"/>
              </w:pBdr>
              <w:spacing w:after="0" w:line="252" w:lineRule="auto"/>
              <w:jc w:val="both"/>
              <w:rPr>
                <w:sz w:val="18"/>
                <w:szCs w:val="18"/>
              </w:rPr>
            </w:pPr>
            <w:r w:rsidRPr="00EE1DE4">
              <w:rPr>
                <w:sz w:val="18"/>
                <w:szCs w:val="18"/>
              </w:rPr>
              <w:t>Residencial, Taller, Comercial, Usos Especiales (3) (Uso Mixto)</w:t>
            </w:r>
          </w:p>
        </w:tc>
      </w:tr>
      <w:tr w:rsidR="00537A02" w:rsidRPr="00EE1DE4" w14:paraId="380D5A7D" w14:textId="77777777" w:rsidTr="00565445">
        <w:trPr>
          <w:trHeight w:val="255"/>
        </w:trPr>
        <w:tc>
          <w:tcPr>
            <w:tcW w:w="6574" w:type="dxa"/>
            <w:gridSpan w:val="2"/>
          </w:tcPr>
          <w:p w14:paraId="566D3EC1" w14:textId="77777777" w:rsidR="00537A02" w:rsidRPr="00EE1DE4" w:rsidRDefault="00537A02" w:rsidP="00565445">
            <w:pPr>
              <w:pBdr>
                <w:top w:val="nil"/>
                <w:left w:val="nil"/>
                <w:bottom w:val="nil"/>
                <w:right w:val="nil"/>
                <w:between w:val="nil"/>
              </w:pBdr>
              <w:spacing w:after="0" w:line="252" w:lineRule="auto"/>
              <w:rPr>
                <w:strike/>
              </w:rPr>
            </w:pPr>
            <w:r w:rsidRPr="00EE1DE4">
              <w:t>Restricciones</w:t>
            </w:r>
          </w:p>
        </w:tc>
      </w:tr>
      <w:tr w:rsidR="00537A02" w:rsidRPr="00EE1DE4" w14:paraId="6AFD5BE5" w14:textId="77777777" w:rsidTr="00565445">
        <w:trPr>
          <w:trHeight w:val="255"/>
        </w:trPr>
        <w:tc>
          <w:tcPr>
            <w:tcW w:w="6574" w:type="dxa"/>
            <w:gridSpan w:val="2"/>
            <w:shd w:val="clear" w:color="auto" w:fill="F2F2F2"/>
          </w:tcPr>
          <w:p w14:paraId="73554838" w14:textId="77777777" w:rsidR="00537A02" w:rsidRPr="00EE1DE4" w:rsidRDefault="00537A02" w:rsidP="00565445">
            <w:pPr>
              <w:pBdr>
                <w:top w:val="nil"/>
                <w:left w:val="nil"/>
                <w:bottom w:val="nil"/>
                <w:right w:val="nil"/>
                <w:between w:val="nil"/>
              </w:pBdr>
              <w:spacing w:after="0" w:line="252" w:lineRule="auto"/>
              <w:jc w:val="both"/>
            </w:pPr>
            <w:r w:rsidRPr="00EE1DE4">
              <w:t>Para todas las zonas con Condicionantes de riesgo:</w:t>
            </w:r>
          </w:p>
          <w:p w14:paraId="29C0923E"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de sótanos.</w:t>
            </w:r>
          </w:p>
          <w:p w14:paraId="5BB71EC7"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inadecuados (adobe, mampostería sin refuerzo y concreto no reforzado).</w:t>
            </w:r>
          </w:p>
          <w:p w14:paraId="1B24925C"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sismo:</w:t>
            </w:r>
          </w:p>
          <w:p w14:paraId="650F93A2"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sin estudios de mecánica de suelos (incluir en el EMS, la Evaluación potencial de colapso, potencial de expansión y licuación de suelos).</w:t>
            </w:r>
          </w:p>
          <w:p w14:paraId="219FA13E"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Diseños con irregularidades que generen torsiones estructurales durante un sismo.</w:t>
            </w:r>
          </w:p>
          <w:p w14:paraId="03F996E0"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sobre suelos altamente orgánicos.</w:t>
            </w:r>
          </w:p>
          <w:p w14:paraId="191DD091"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lastRenderedPageBreak/>
              <w:t>Construcciones sobre material de relleno no controlado (depósitos artificiales que se diferencian por su naturaleza y condiciones bajo las que son colocados).</w:t>
            </w:r>
          </w:p>
          <w:p w14:paraId="27D6FF34"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Cimentaciones directas sobre suelos colapsables.</w:t>
            </w:r>
          </w:p>
          <w:p w14:paraId="7E092E07"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movimientos en masa:</w:t>
            </w:r>
          </w:p>
          <w:p w14:paraId="4137AEF7"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Cortes de talud en laderas de montaña que comprometan la estabilidad del mismo, y que superen la relación del talud de 1:3.</w:t>
            </w:r>
          </w:p>
          <w:p w14:paraId="10400D47"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sobre material de relleno no controlado (depósitos artificiales que se diferencian por su naturaleza y condiciones bajo las que son colocados).</w:t>
            </w:r>
          </w:p>
          <w:p w14:paraId="044A2494" w14:textId="77777777" w:rsidR="00537A02" w:rsidRPr="00EE1DE4" w:rsidRDefault="00537A02" w:rsidP="00565445">
            <w:pPr>
              <w:pBdr>
                <w:top w:val="nil"/>
                <w:left w:val="nil"/>
                <w:bottom w:val="nil"/>
                <w:right w:val="nil"/>
                <w:between w:val="nil"/>
              </w:pBdr>
              <w:spacing w:after="0" w:line="252" w:lineRule="auto"/>
              <w:jc w:val="both"/>
            </w:pPr>
            <w:r w:rsidRPr="00EE1DE4">
              <w:t>Para Zonas con peligro por Inundación:</w:t>
            </w:r>
          </w:p>
          <w:p w14:paraId="2B69F5B1"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Construcción sobre antiguos cursos de ríos.</w:t>
            </w:r>
          </w:p>
          <w:p w14:paraId="1B035C6C" w14:textId="77777777" w:rsidR="00537A02" w:rsidRPr="00EE1DE4" w:rsidRDefault="00537A02">
            <w:pPr>
              <w:numPr>
                <w:ilvl w:val="0"/>
                <w:numId w:val="33"/>
              </w:numPr>
              <w:pBdr>
                <w:top w:val="nil"/>
                <w:left w:val="nil"/>
                <w:bottom w:val="nil"/>
                <w:right w:val="nil"/>
                <w:between w:val="nil"/>
              </w:pBdr>
              <w:spacing w:after="0" w:line="252" w:lineRule="auto"/>
              <w:ind w:left="450" w:hanging="218"/>
              <w:jc w:val="both"/>
            </w:pPr>
            <w:r w:rsidRPr="00EE1DE4">
              <w:t>Construcciones con materiales que no sean resistentes al agua o que sean permeables.</w:t>
            </w:r>
          </w:p>
        </w:tc>
      </w:tr>
    </w:tbl>
    <w:p w14:paraId="14BB5708"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lastRenderedPageBreak/>
        <w:t>Fuente: Elaboración equipo técnico PDU Anta</w:t>
      </w:r>
    </w:p>
    <w:p w14:paraId="720684A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7F1CD89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La superficie ocupada por galpones de uso agropecuario no contabiliza en el cálculo de superficie edificable.</w:t>
      </w:r>
    </w:p>
    <w:p w14:paraId="10ADB02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sectPr w:rsidR="00537A02" w:rsidRPr="00D7714F" w:rsidSect="00537A02">
          <w:pgSz w:w="16840" w:h="11907" w:orient="landscape"/>
          <w:pgMar w:top="1701" w:right="1418" w:bottom="1276" w:left="1418" w:header="709" w:footer="709" w:gutter="0"/>
          <w:cols w:num="2" w:space="720" w:equalWidth="0">
            <w:col w:w="6648" w:space="708"/>
            <w:col w:w="6648" w:space="0"/>
          </w:cols>
        </w:sectPr>
      </w:pPr>
      <w:r w:rsidRPr="00D7714F">
        <w:rPr>
          <w:rFonts w:ascii="Swis721 LtCn BT" w:eastAsia="Swis721 LtCn BT" w:hAnsi="Swis721 LtCn BT" w:cs="Swis721 LtCn BT"/>
          <w:i/>
          <w:iCs/>
          <w:color w:val="000000"/>
          <w:sz w:val="18"/>
          <w:szCs w:val="18"/>
        </w:rPr>
        <w:t>(3) Los usos especiales deberán ser evaluados en el marco de las normas técnicas especificas del sector correspondiente</w:t>
      </w:r>
      <w:sdt>
        <w:sdtPr>
          <w:rPr>
            <w:rFonts w:ascii="Swis721 LtCn BT" w:eastAsia="Swis721 LtCn BT" w:hAnsi="Swis721 LtCn BT" w:cs="Swis721 LtCn BT"/>
            <w:i/>
            <w:iCs/>
            <w:color w:val="000000"/>
            <w:sz w:val="18"/>
            <w:szCs w:val="18"/>
          </w:rPr>
          <w:tag w:val="goog_rdk_187"/>
          <w:id w:val="-1248030055"/>
        </w:sdtPr>
        <w:sdtContent>
          <w:sdt>
            <w:sdtPr>
              <w:rPr>
                <w:rFonts w:ascii="Swis721 LtCn BT" w:eastAsia="Swis721 LtCn BT" w:hAnsi="Swis721 LtCn BT" w:cs="Swis721 LtCn BT"/>
                <w:i/>
                <w:iCs/>
                <w:color w:val="000000"/>
                <w:sz w:val="18"/>
                <w:szCs w:val="18"/>
              </w:rPr>
              <w:tag w:val="goog_rdk_188"/>
              <w:id w:val="1226637214"/>
            </w:sdtPr>
            <w:sdtContent>
              <w:ins w:id="59" w:author="Anonymous" w:date="2026-04-10T19:16:00Z">
                <w:r w:rsidRPr="00EE1DE4">
                  <w:rPr>
                    <w:rFonts w:ascii="Swis721 LtCn BT" w:eastAsia="Swis721 LtCn BT" w:hAnsi="Swis721 LtCn BT" w:cs="Swis721 LtCn BT"/>
                    <w:i/>
                    <w:iCs/>
                    <w:color w:val="000000"/>
                    <w:sz w:val="18"/>
                    <w:szCs w:val="18"/>
                  </w:rPr>
                  <w:t xml:space="preserve"> y deberán ser compatibles de acuerdo al índice de compatibilidad de uso de suelos</w:t>
                </w:r>
              </w:ins>
            </w:sdtContent>
          </w:sdt>
        </w:sdtContent>
      </w:sdt>
      <w:r w:rsidRPr="00D7714F">
        <w:rPr>
          <w:rFonts w:ascii="Swis721 LtCn BT" w:eastAsia="Swis721 LtCn BT" w:hAnsi="Swis721 LtCn BT" w:cs="Swis721 LtCn BT"/>
          <w:i/>
          <w:iCs/>
          <w:color w:val="000000"/>
          <w:sz w:val="18"/>
          <w:szCs w:val="18"/>
        </w:rPr>
        <w:t>.</w:t>
      </w:r>
    </w:p>
    <w:p w14:paraId="724BDB40"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lastRenderedPageBreak/>
        <w:t>Tabla N° 33. Resumen de los Parámetros urbanísticos y edificatorios de las Zonas según densidad</w:t>
      </w:r>
    </w:p>
    <w:tbl>
      <w:tblPr>
        <w:tblW w:w="5000" w:type="pct"/>
        <w:jc w:val="center"/>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ook w:val="04A0" w:firstRow="1" w:lastRow="0" w:firstColumn="1" w:lastColumn="0" w:noHBand="0" w:noVBand="1"/>
      </w:tblPr>
      <w:tblGrid>
        <w:gridCol w:w="1166"/>
        <w:gridCol w:w="902"/>
        <w:gridCol w:w="657"/>
        <w:gridCol w:w="635"/>
        <w:gridCol w:w="32"/>
        <w:gridCol w:w="657"/>
        <w:gridCol w:w="657"/>
        <w:gridCol w:w="657"/>
        <w:gridCol w:w="657"/>
        <w:gridCol w:w="658"/>
        <w:gridCol w:w="658"/>
        <w:gridCol w:w="658"/>
        <w:gridCol w:w="658"/>
        <w:gridCol w:w="658"/>
        <w:gridCol w:w="658"/>
        <w:gridCol w:w="658"/>
        <w:gridCol w:w="658"/>
        <w:gridCol w:w="716"/>
        <w:gridCol w:w="658"/>
        <w:gridCol w:w="658"/>
        <w:gridCol w:w="658"/>
      </w:tblGrid>
      <w:tr w:rsidR="00537A02" w:rsidRPr="00D7714F" w14:paraId="479D731D" w14:textId="77777777" w:rsidTr="00565445">
        <w:trPr>
          <w:trHeight w:val="162"/>
          <w:tblHeader/>
          <w:jc w:val="center"/>
        </w:trPr>
        <w:tc>
          <w:tcPr>
            <w:tcW w:w="760" w:type="pct"/>
            <w:gridSpan w:val="2"/>
            <w:vMerge w:val="restart"/>
          </w:tcPr>
          <w:p w14:paraId="6327159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PARÁMETROS URBANÍSTICOS</w:t>
            </w:r>
          </w:p>
        </w:tc>
        <w:tc>
          <w:tcPr>
            <w:tcW w:w="464" w:type="pct"/>
            <w:gridSpan w:val="3"/>
          </w:tcPr>
          <w:p w14:paraId="6D743F0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ZONA DE DENSIDAD ALTA</w:t>
            </w:r>
          </w:p>
        </w:tc>
        <w:tc>
          <w:tcPr>
            <w:tcW w:w="1486" w:type="pct"/>
            <w:gridSpan w:val="6"/>
          </w:tcPr>
          <w:p w14:paraId="1FA4104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ZONA DE DENSIDAD MEDIA</w:t>
            </w:r>
          </w:p>
        </w:tc>
        <w:tc>
          <w:tcPr>
            <w:tcW w:w="1390" w:type="pct"/>
            <w:gridSpan w:val="6"/>
          </w:tcPr>
          <w:p w14:paraId="7411F22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ZONA DE DENSIDAD BAJA</w:t>
            </w:r>
          </w:p>
        </w:tc>
        <w:tc>
          <w:tcPr>
            <w:tcW w:w="900" w:type="pct"/>
            <w:gridSpan w:val="4"/>
          </w:tcPr>
          <w:p w14:paraId="6F84758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ZONA DE DENSIDAD MUY BAJA</w:t>
            </w:r>
          </w:p>
        </w:tc>
      </w:tr>
      <w:tr w:rsidR="00537A02" w:rsidRPr="00D7714F" w14:paraId="71B27142" w14:textId="77777777" w:rsidTr="00565445">
        <w:trPr>
          <w:trHeight w:val="162"/>
          <w:tblHeader/>
          <w:jc w:val="center"/>
        </w:trPr>
        <w:tc>
          <w:tcPr>
            <w:tcW w:w="760" w:type="pct"/>
            <w:gridSpan w:val="2"/>
            <w:vMerge/>
          </w:tcPr>
          <w:p w14:paraId="7E560CDA"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231" w:type="pct"/>
          </w:tcPr>
          <w:p w14:paraId="463807E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ZDA - C</w:t>
            </w:r>
          </w:p>
        </w:tc>
        <w:tc>
          <w:tcPr>
            <w:tcW w:w="233" w:type="pct"/>
            <w:gridSpan w:val="2"/>
          </w:tcPr>
          <w:p w14:paraId="6E94C4F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ZDA - S</w:t>
            </w:r>
          </w:p>
        </w:tc>
        <w:tc>
          <w:tcPr>
            <w:tcW w:w="237" w:type="pct"/>
          </w:tcPr>
          <w:p w14:paraId="5C554EE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 - C – I</w:t>
            </w:r>
          </w:p>
        </w:tc>
        <w:tc>
          <w:tcPr>
            <w:tcW w:w="232" w:type="pct"/>
          </w:tcPr>
          <w:p w14:paraId="4FC215F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 - C – II</w:t>
            </w:r>
          </w:p>
        </w:tc>
        <w:tc>
          <w:tcPr>
            <w:tcW w:w="274" w:type="pct"/>
          </w:tcPr>
          <w:p w14:paraId="63D0A6B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 - S – I</w:t>
            </w:r>
          </w:p>
        </w:tc>
        <w:tc>
          <w:tcPr>
            <w:tcW w:w="239" w:type="pct"/>
          </w:tcPr>
          <w:p w14:paraId="56980D4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 - S – II</w:t>
            </w:r>
          </w:p>
        </w:tc>
        <w:tc>
          <w:tcPr>
            <w:tcW w:w="270" w:type="pct"/>
          </w:tcPr>
          <w:p w14:paraId="22430882" w14:textId="77777777" w:rsidR="00537A02" w:rsidRPr="00D7714F" w:rsidRDefault="00537A02" w:rsidP="00565445">
            <w:pPr>
              <w:pBdr>
                <w:top w:val="nil"/>
                <w:left w:val="nil"/>
                <w:bottom w:val="nil"/>
                <w:right w:val="nil"/>
                <w:between w:val="nil"/>
              </w:pBdr>
              <w:spacing w:after="0"/>
              <w:rPr>
                <w:rFonts w:ascii="Swis721 LtCn BT" w:eastAsia="Swis721 LtCn BT" w:hAnsi="Swis721 LtCn BT" w:cs="Swis721 LtCn BT"/>
                <w:b/>
                <w:bCs/>
                <w:sz w:val="16"/>
                <w:szCs w:val="16"/>
              </w:rPr>
            </w:pPr>
            <w:r w:rsidRPr="00D7714F">
              <w:rPr>
                <w:rFonts w:ascii="Swis721 LtCn BT" w:eastAsia="Swis721 LtCn BT" w:hAnsi="Swis721 LtCn BT" w:cs="Swis721 LtCn BT"/>
                <w:color w:val="000000"/>
                <w:sz w:val="16"/>
                <w:szCs w:val="16"/>
              </w:rPr>
              <w:t>ZDM-CR-I</w:t>
            </w:r>
          </w:p>
          <w:p w14:paraId="00AA2C49" w14:textId="77777777" w:rsidR="00537A02" w:rsidRPr="00D7714F" w:rsidRDefault="00537A02" w:rsidP="00565445">
            <w:pPr>
              <w:pBdr>
                <w:top w:val="nil"/>
                <w:left w:val="nil"/>
                <w:bottom w:val="nil"/>
                <w:right w:val="nil"/>
                <w:between w:val="nil"/>
              </w:pBdr>
              <w:spacing w:after="0"/>
              <w:rPr>
                <w:rFonts w:ascii="Swis721 LtCn BT" w:eastAsia="Swis721 LtCn BT" w:hAnsi="Swis721 LtCn BT" w:cs="Swis721 LtCn BT"/>
                <w:b/>
                <w:bCs/>
                <w:sz w:val="16"/>
                <w:szCs w:val="16"/>
              </w:rPr>
            </w:pPr>
            <w:r w:rsidRPr="00D7714F">
              <w:rPr>
                <w:rFonts w:ascii="Swis721 LtCn BT" w:eastAsia="Swis721 LtCn BT" w:hAnsi="Swis721 LtCn BT" w:cs="Swis721 LtCn BT"/>
                <w:color w:val="000000"/>
                <w:sz w:val="16"/>
                <w:szCs w:val="16"/>
              </w:rPr>
              <w:t>(3)</w:t>
            </w:r>
          </w:p>
        </w:tc>
        <w:tc>
          <w:tcPr>
            <w:tcW w:w="234" w:type="pct"/>
          </w:tcPr>
          <w:p w14:paraId="1B71A3D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 - CR – II (3)</w:t>
            </w:r>
          </w:p>
        </w:tc>
        <w:tc>
          <w:tcPr>
            <w:tcW w:w="234" w:type="pct"/>
          </w:tcPr>
          <w:p w14:paraId="71A664B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ZDB - C – I</w:t>
            </w:r>
          </w:p>
        </w:tc>
        <w:tc>
          <w:tcPr>
            <w:tcW w:w="235" w:type="pct"/>
          </w:tcPr>
          <w:p w14:paraId="1772930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ZDB - C – II</w:t>
            </w:r>
          </w:p>
        </w:tc>
        <w:tc>
          <w:tcPr>
            <w:tcW w:w="233" w:type="pct"/>
          </w:tcPr>
          <w:p w14:paraId="217ECA1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ZDB - S – I</w:t>
            </w:r>
          </w:p>
        </w:tc>
        <w:tc>
          <w:tcPr>
            <w:tcW w:w="225" w:type="pct"/>
          </w:tcPr>
          <w:p w14:paraId="181C5CD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ZDB - S – II</w:t>
            </w:r>
          </w:p>
        </w:tc>
        <w:tc>
          <w:tcPr>
            <w:tcW w:w="232" w:type="pct"/>
          </w:tcPr>
          <w:p w14:paraId="1322F86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ZDB - CR – I (3)</w:t>
            </w:r>
          </w:p>
        </w:tc>
        <w:tc>
          <w:tcPr>
            <w:tcW w:w="232" w:type="pct"/>
          </w:tcPr>
          <w:p w14:paraId="3F9F6B4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ZDB - CR – II (3)</w:t>
            </w:r>
          </w:p>
        </w:tc>
        <w:tc>
          <w:tcPr>
            <w:tcW w:w="232" w:type="pct"/>
          </w:tcPr>
          <w:p w14:paraId="61E2FB3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ZDMB-S-I</w:t>
            </w:r>
          </w:p>
        </w:tc>
        <w:tc>
          <w:tcPr>
            <w:tcW w:w="233" w:type="pct"/>
          </w:tcPr>
          <w:p w14:paraId="5BCCACA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ZDMB - S – II</w:t>
            </w:r>
          </w:p>
        </w:tc>
        <w:tc>
          <w:tcPr>
            <w:tcW w:w="232" w:type="pct"/>
          </w:tcPr>
          <w:p w14:paraId="5608283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ZDMB - S – III</w:t>
            </w:r>
          </w:p>
        </w:tc>
        <w:tc>
          <w:tcPr>
            <w:tcW w:w="203" w:type="pct"/>
          </w:tcPr>
          <w:p w14:paraId="11FB532C" w14:textId="77777777" w:rsidR="00537A02" w:rsidRPr="00D7714F" w:rsidRDefault="00537A02" w:rsidP="00565445">
            <w:pPr>
              <w:pBdr>
                <w:top w:val="nil"/>
                <w:left w:val="nil"/>
                <w:bottom w:val="nil"/>
                <w:right w:val="nil"/>
                <w:between w:val="nil"/>
              </w:pBdr>
              <w:spacing w:after="0" w:line="252" w:lineRule="auto"/>
              <w:ind w:left="-138" w:firstLine="138"/>
              <w:rPr>
                <w:rFonts w:ascii="Swis721 LtCn BT" w:eastAsia="Swis721 LtCn BT" w:hAnsi="Swis721 LtCn BT" w:cs="Swis721 LtCn BT"/>
                <w:sz w:val="16"/>
                <w:szCs w:val="16"/>
              </w:rPr>
            </w:pPr>
            <w:r w:rsidRPr="00D7714F">
              <w:rPr>
                <w:rFonts w:ascii="Swis721 LtCn BT" w:eastAsia="Swis721 LtCn BT" w:hAnsi="Swis721 LtCn BT" w:cs="Swis721 LtCn BT"/>
                <w:color w:val="000000"/>
                <w:sz w:val="16"/>
                <w:szCs w:val="16"/>
              </w:rPr>
              <w:t>ZDMB - CR (3)</w:t>
            </w:r>
          </w:p>
        </w:tc>
      </w:tr>
      <w:tr w:rsidR="00537A02" w:rsidRPr="00D7714F" w14:paraId="2009135A" w14:textId="77777777" w:rsidTr="00565445">
        <w:trPr>
          <w:trHeight w:val="178"/>
          <w:jc w:val="center"/>
        </w:trPr>
        <w:tc>
          <w:tcPr>
            <w:tcW w:w="425" w:type="pct"/>
            <w:vMerge w:val="restart"/>
          </w:tcPr>
          <w:p w14:paraId="65AFEC9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Densidad neta máxima. Hab./Has.</w:t>
            </w:r>
          </w:p>
        </w:tc>
        <w:tc>
          <w:tcPr>
            <w:tcW w:w="334" w:type="pct"/>
          </w:tcPr>
          <w:p w14:paraId="2914EB6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2298646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4B5098E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6E07062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E83C20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3FB7B23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160 Hab/Ha.</w:t>
            </w:r>
          </w:p>
          <w:p w14:paraId="053C540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p>
        </w:tc>
        <w:tc>
          <w:tcPr>
            <w:tcW w:w="239" w:type="pct"/>
          </w:tcPr>
          <w:p w14:paraId="7671446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350 Hab/Ha.</w:t>
            </w:r>
          </w:p>
          <w:p w14:paraId="725ACAE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p>
        </w:tc>
        <w:tc>
          <w:tcPr>
            <w:tcW w:w="270" w:type="pct"/>
          </w:tcPr>
          <w:p w14:paraId="20281BA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160 Hab/Ha.</w:t>
            </w:r>
          </w:p>
        </w:tc>
        <w:tc>
          <w:tcPr>
            <w:tcW w:w="234" w:type="pct"/>
          </w:tcPr>
          <w:p w14:paraId="3DB98DA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350 Hab/Ha.</w:t>
            </w:r>
          </w:p>
        </w:tc>
        <w:tc>
          <w:tcPr>
            <w:tcW w:w="234" w:type="pct"/>
          </w:tcPr>
          <w:p w14:paraId="127B9A5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160 Hab/Ha.</w:t>
            </w:r>
          </w:p>
          <w:p w14:paraId="2ADD5D5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p>
        </w:tc>
        <w:tc>
          <w:tcPr>
            <w:tcW w:w="235" w:type="pct"/>
          </w:tcPr>
          <w:p w14:paraId="09539D7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Hab/Ha.</w:t>
            </w:r>
          </w:p>
          <w:p w14:paraId="67CDA30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p>
        </w:tc>
        <w:tc>
          <w:tcPr>
            <w:tcW w:w="233" w:type="pct"/>
          </w:tcPr>
          <w:p w14:paraId="56F4C6A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150 Hab/Ha.</w:t>
            </w:r>
          </w:p>
          <w:p w14:paraId="0775862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p>
        </w:tc>
        <w:tc>
          <w:tcPr>
            <w:tcW w:w="225" w:type="pct"/>
          </w:tcPr>
          <w:p w14:paraId="42A75FD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Hab/Ha.</w:t>
            </w:r>
          </w:p>
        </w:tc>
        <w:tc>
          <w:tcPr>
            <w:tcW w:w="232" w:type="pct"/>
          </w:tcPr>
          <w:p w14:paraId="2A14189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150 Hab/Ha.</w:t>
            </w:r>
          </w:p>
        </w:tc>
        <w:tc>
          <w:tcPr>
            <w:tcW w:w="232" w:type="pct"/>
          </w:tcPr>
          <w:p w14:paraId="5FFF304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Hab/Ha.</w:t>
            </w:r>
          </w:p>
        </w:tc>
        <w:tc>
          <w:tcPr>
            <w:tcW w:w="232" w:type="pct"/>
          </w:tcPr>
          <w:p w14:paraId="5BEB866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Agrícola 30 Hab/Ha.</w:t>
            </w:r>
          </w:p>
        </w:tc>
        <w:tc>
          <w:tcPr>
            <w:tcW w:w="233" w:type="pct"/>
          </w:tcPr>
          <w:p w14:paraId="758F23B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Huerto 70 Hab/Ha.</w:t>
            </w:r>
          </w:p>
        </w:tc>
        <w:tc>
          <w:tcPr>
            <w:tcW w:w="232" w:type="pct"/>
          </w:tcPr>
          <w:p w14:paraId="0F5ABDB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 Hab/Ha.</w:t>
            </w:r>
          </w:p>
        </w:tc>
        <w:tc>
          <w:tcPr>
            <w:tcW w:w="203" w:type="pct"/>
          </w:tcPr>
          <w:p w14:paraId="272DB86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 Hab/Ha.</w:t>
            </w:r>
          </w:p>
        </w:tc>
      </w:tr>
      <w:tr w:rsidR="00537A02" w:rsidRPr="00D7714F" w14:paraId="71935F3C" w14:textId="77777777" w:rsidTr="00565445">
        <w:trPr>
          <w:trHeight w:val="178"/>
          <w:jc w:val="center"/>
        </w:trPr>
        <w:tc>
          <w:tcPr>
            <w:tcW w:w="425" w:type="pct"/>
            <w:vMerge/>
          </w:tcPr>
          <w:p w14:paraId="173830CD"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61B4D86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71DFB10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1,670 Hab/Ha.</w:t>
            </w:r>
          </w:p>
        </w:tc>
        <w:tc>
          <w:tcPr>
            <w:tcW w:w="233" w:type="pct"/>
            <w:gridSpan w:val="2"/>
          </w:tcPr>
          <w:p w14:paraId="2D9734C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1,670 Hab/Ha.</w:t>
            </w:r>
          </w:p>
        </w:tc>
        <w:tc>
          <w:tcPr>
            <w:tcW w:w="237" w:type="pct"/>
          </w:tcPr>
          <w:p w14:paraId="1CD1A5F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650 Hab/Ha.</w:t>
            </w:r>
          </w:p>
        </w:tc>
        <w:tc>
          <w:tcPr>
            <w:tcW w:w="232" w:type="pct"/>
          </w:tcPr>
          <w:p w14:paraId="31D8DA7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1,350 Hab/Ha.</w:t>
            </w:r>
          </w:p>
        </w:tc>
        <w:tc>
          <w:tcPr>
            <w:tcW w:w="274" w:type="pct"/>
          </w:tcPr>
          <w:p w14:paraId="6742942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650 Hab/Ha.</w:t>
            </w:r>
          </w:p>
        </w:tc>
        <w:tc>
          <w:tcPr>
            <w:tcW w:w="239" w:type="pct"/>
          </w:tcPr>
          <w:p w14:paraId="003A4C2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1,350 Hab/Ha.</w:t>
            </w:r>
          </w:p>
        </w:tc>
        <w:tc>
          <w:tcPr>
            <w:tcW w:w="270" w:type="pct"/>
          </w:tcPr>
          <w:p w14:paraId="578724B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7697759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2B8606A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480 Hab/Ha.</w:t>
            </w:r>
          </w:p>
        </w:tc>
        <w:tc>
          <w:tcPr>
            <w:tcW w:w="235" w:type="pct"/>
          </w:tcPr>
          <w:p w14:paraId="4FBB144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Hab/Ha.</w:t>
            </w:r>
          </w:p>
        </w:tc>
        <w:tc>
          <w:tcPr>
            <w:tcW w:w="233" w:type="pct"/>
          </w:tcPr>
          <w:p w14:paraId="5706DF0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400 Hab/Ha.</w:t>
            </w:r>
          </w:p>
        </w:tc>
        <w:tc>
          <w:tcPr>
            <w:tcW w:w="225" w:type="pct"/>
          </w:tcPr>
          <w:p w14:paraId="3DA728E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0D9B89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4B8BE81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154067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1F88AE9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99F9D6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5B65F5C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52911A6D" w14:textId="77777777" w:rsidTr="00565445">
        <w:trPr>
          <w:trHeight w:val="178"/>
          <w:jc w:val="center"/>
        </w:trPr>
        <w:tc>
          <w:tcPr>
            <w:tcW w:w="425" w:type="pct"/>
            <w:vMerge w:val="restart"/>
          </w:tcPr>
          <w:p w14:paraId="3DB96F9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Área mínima de Lote Normativo (m2) (1)</w:t>
            </w:r>
          </w:p>
        </w:tc>
        <w:tc>
          <w:tcPr>
            <w:tcW w:w="334" w:type="pct"/>
          </w:tcPr>
          <w:p w14:paraId="0DFBCCC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0FEABF1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3BB27B7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4936C24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4C8971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2E58C05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9" w:type="pct"/>
          </w:tcPr>
          <w:p w14:paraId="1DD6CC6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70" w:type="pct"/>
          </w:tcPr>
          <w:p w14:paraId="546C514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4" w:type="pct"/>
          </w:tcPr>
          <w:p w14:paraId="5A75E92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34" w:type="pct"/>
          </w:tcPr>
          <w:p w14:paraId="787F56E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5" w:type="pct"/>
          </w:tcPr>
          <w:p w14:paraId="48351FC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m2</w:t>
            </w:r>
          </w:p>
        </w:tc>
        <w:tc>
          <w:tcPr>
            <w:tcW w:w="233" w:type="pct"/>
          </w:tcPr>
          <w:p w14:paraId="390FE82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m2</w:t>
            </w:r>
          </w:p>
        </w:tc>
        <w:tc>
          <w:tcPr>
            <w:tcW w:w="225" w:type="pct"/>
          </w:tcPr>
          <w:p w14:paraId="324942F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m2</w:t>
            </w:r>
          </w:p>
        </w:tc>
        <w:tc>
          <w:tcPr>
            <w:tcW w:w="232" w:type="pct"/>
          </w:tcPr>
          <w:p w14:paraId="3F9A8C5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m2</w:t>
            </w:r>
          </w:p>
        </w:tc>
        <w:tc>
          <w:tcPr>
            <w:tcW w:w="232" w:type="pct"/>
          </w:tcPr>
          <w:p w14:paraId="2706CF8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m2</w:t>
            </w:r>
          </w:p>
        </w:tc>
        <w:tc>
          <w:tcPr>
            <w:tcW w:w="232" w:type="pct"/>
          </w:tcPr>
          <w:p w14:paraId="4B554E4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1,500.00 m2</w:t>
            </w:r>
          </w:p>
        </w:tc>
        <w:tc>
          <w:tcPr>
            <w:tcW w:w="233" w:type="pct"/>
          </w:tcPr>
          <w:p w14:paraId="22A8F5E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m2</w:t>
            </w:r>
          </w:p>
        </w:tc>
        <w:tc>
          <w:tcPr>
            <w:tcW w:w="232" w:type="pct"/>
          </w:tcPr>
          <w:p w14:paraId="46ED646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450 m2</w:t>
            </w:r>
          </w:p>
        </w:tc>
        <w:tc>
          <w:tcPr>
            <w:tcW w:w="203" w:type="pct"/>
          </w:tcPr>
          <w:p w14:paraId="1C32591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450 m2</w:t>
            </w:r>
          </w:p>
        </w:tc>
      </w:tr>
      <w:tr w:rsidR="00537A02" w:rsidRPr="00D7714F" w14:paraId="6935EFE2" w14:textId="77777777" w:rsidTr="00565445">
        <w:trPr>
          <w:trHeight w:val="170"/>
          <w:jc w:val="center"/>
        </w:trPr>
        <w:tc>
          <w:tcPr>
            <w:tcW w:w="425" w:type="pct"/>
            <w:vMerge/>
          </w:tcPr>
          <w:p w14:paraId="23AFBB97"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27BC4A3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7D7859A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33" w:type="pct"/>
            <w:gridSpan w:val="2"/>
          </w:tcPr>
          <w:p w14:paraId="0D14398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37" w:type="pct"/>
          </w:tcPr>
          <w:p w14:paraId="5BF0C6F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2" w:type="pct"/>
          </w:tcPr>
          <w:p w14:paraId="3F0EBFE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74" w:type="pct"/>
          </w:tcPr>
          <w:p w14:paraId="33E52BF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9" w:type="pct"/>
          </w:tcPr>
          <w:p w14:paraId="79D509F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 m2</w:t>
            </w:r>
          </w:p>
        </w:tc>
        <w:tc>
          <w:tcPr>
            <w:tcW w:w="270" w:type="pct"/>
          </w:tcPr>
          <w:p w14:paraId="7CEBEAA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0196AD4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0C81C90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 m2</w:t>
            </w:r>
          </w:p>
        </w:tc>
        <w:tc>
          <w:tcPr>
            <w:tcW w:w="235" w:type="pct"/>
          </w:tcPr>
          <w:p w14:paraId="6A098AF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200 m2</w:t>
            </w:r>
          </w:p>
        </w:tc>
        <w:tc>
          <w:tcPr>
            <w:tcW w:w="233" w:type="pct"/>
          </w:tcPr>
          <w:p w14:paraId="0B24723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m2</w:t>
            </w:r>
          </w:p>
        </w:tc>
        <w:tc>
          <w:tcPr>
            <w:tcW w:w="225" w:type="pct"/>
          </w:tcPr>
          <w:p w14:paraId="103E99B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4C9C1DB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C2C77E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0FFC56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1F4427D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4B9BBB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346386C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6778EC90" w14:textId="77777777" w:rsidTr="00565445">
        <w:trPr>
          <w:trHeight w:val="178"/>
          <w:jc w:val="center"/>
        </w:trPr>
        <w:tc>
          <w:tcPr>
            <w:tcW w:w="425" w:type="pct"/>
            <w:vMerge w:val="restart"/>
          </w:tcPr>
          <w:p w14:paraId="5540936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Frente mínimo de Lote Normativo (ml) (1)</w:t>
            </w:r>
          </w:p>
        </w:tc>
        <w:tc>
          <w:tcPr>
            <w:tcW w:w="334" w:type="pct"/>
          </w:tcPr>
          <w:p w14:paraId="2963E29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77F94EB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324EA13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0D8BC53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4619FA6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6DA8A51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9" w:type="pct"/>
          </w:tcPr>
          <w:p w14:paraId="79D396B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70" w:type="pct"/>
          </w:tcPr>
          <w:p w14:paraId="4548C4A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4" w:type="pct"/>
          </w:tcPr>
          <w:p w14:paraId="13AD88C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34" w:type="pct"/>
          </w:tcPr>
          <w:p w14:paraId="0365C83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35" w:type="pct"/>
          </w:tcPr>
          <w:p w14:paraId="72BD974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3" w:type="pct"/>
          </w:tcPr>
          <w:p w14:paraId="6E606CD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25" w:type="pct"/>
          </w:tcPr>
          <w:p w14:paraId="043C078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2" w:type="pct"/>
          </w:tcPr>
          <w:p w14:paraId="0DF9083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32" w:type="pct"/>
          </w:tcPr>
          <w:p w14:paraId="25BD788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2" w:type="pct"/>
          </w:tcPr>
          <w:p w14:paraId="70C5BC9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25.00 ml.</w:t>
            </w:r>
          </w:p>
        </w:tc>
        <w:tc>
          <w:tcPr>
            <w:tcW w:w="233" w:type="pct"/>
          </w:tcPr>
          <w:p w14:paraId="6CE1D09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15.00 ml.</w:t>
            </w:r>
          </w:p>
        </w:tc>
        <w:tc>
          <w:tcPr>
            <w:tcW w:w="232" w:type="pct"/>
          </w:tcPr>
          <w:p w14:paraId="2E0D015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03" w:type="pct"/>
          </w:tcPr>
          <w:p w14:paraId="43F9F6A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r>
      <w:tr w:rsidR="00537A02" w:rsidRPr="00D7714F" w14:paraId="19CFA66D" w14:textId="77777777" w:rsidTr="00565445">
        <w:trPr>
          <w:trHeight w:val="178"/>
          <w:jc w:val="center"/>
        </w:trPr>
        <w:tc>
          <w:tcPr>
            <w:tcW w:w="425" w:type="pct"/>
            <w:vMerge/>
          </w:tcPr>
          <w:p w14:paraId="2518467A"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2F547AF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56FDCB2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33" w:type="pct"/>
            <w:gridSpan w:val="2"/>
          </w:tcPr>
          <w:p w14:paraId="6167F30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37" w:type="pct"/>
          </w:tcPr>
          <w:p w14:paraId="6BE26B0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2" w:type="pct"/>
          </w:tcPr>
          <w:p w14:paraId="683069B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74" w:type="pct"/>
          </w:tcPr>
          <w:p w14:paraId="2455907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9" w:type="pct"/>
          </w:tcPr>
          <w:p w14:paraId="0193008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w:t>
            </w:r>
          </w:p>
        </w:tc>
        <w:tc>
          <w:tcPr>
            <w:tcW w:w="270" w:type="pct"/>
          </w:tcPr>
          <w:p w14:paraId="7F887E8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326AFD6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4D8911B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35" w:type="pct"/>
          </w:tcPr>
          <w:p w14:paraId="1E789E0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8.00 ml.</w:t>
            </w:r>
          </w:p>
        </w:tc>
        <w:tc>
          <w:tcPr>
            <w:tcW w:w="233" w:type="pct"/>
          </w:tcPr>
          <w:p w14:paraId="145232A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10.00 ml.</w:t>
            </w:r>
          </w:p>
        </w:tc>
        <w:tc>
          <w:tcPr>
            <w:tcW w:w="225" w:type="pct"/>
          </w:tcPr>
          <w:p w14:paraId="306E038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78A9AE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6B664F1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4EF5DD4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4936F39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C2BB8E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14624A7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73D0193C" w14:textId="77777777" w:rsidTr="00565445">
        <w:trPr>
          <w:trHeight w:val="170"/>
          <w:jc w:val="center"/>
        </w:trPr>
        <w:tc>
          <w:tcPr>
            <w:tcW w:w="425" w:type="pct"/>
            <w:vMerge w:val="restart"/>
          </w:tcPr>
          <w:p w14:paraId="4E306C5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Altura máxima de la edificación</w:t>
            </w:r>
          </w:p>
        </w:tc>
        <w:tc>
          <w:tcPr>
            <w:tcW w:w="334" w:type="pct"/>
          </w:tcPr>
          <w:p w14:paraId="32B9A0D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165C6AB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7277C08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7722F70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36ABF1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013204E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 + azot.</w:t>
            </w:r>
          </w:p>
        </w:tc>
        <w:tc>
          <w:tcPr>
            <w:tcW w:w="239" w:type="pct"/>
          </w:tcPr>
          <w:p w14:paraId="76F34EE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 + azot.</w:t>
            </w:r>
          </w:p>
        </w:tc>
        <w:tc>
          <w:tcPr>
            <w:tcW w:w="270" w:type="pct"/>
          </w:tcPr>
          <w:p w14:paraId="6F26380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niveles.</w:t>
            </w:r>
          </w:p>
        </w:tc>
        <w:tc>
          <w:tcPr>
            <w:tcW w:w="234" w:type="pct"/>
          </w:tcPr>
          <w:p w14:paraId="28412B2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 ml o 3 niveles.</w:t>
            </w:r>
          </w:p>
        </w:tc>
        <w:tc>
          <w:tcPr>
            <w:tcW w:w="234" w:type="pct"/>
          </w:tcPr>
          <w:p w14:paraId="67216EA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 + azot.</w:t>
            </w:r>
          </w:p>
        </w:tc>
        <w:tc>
          <w:tcPr>
            <w:tcW w:w="235" w:type="pct"/>
          </w:tcPr>
          <w:p w14:paraId="089FD83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 + azot.</w:t>
            </w:r>
          </w:p>
        </w:tc>
        <w:tc>
          <w:tcPr>
            <w:tcW w:w="233" w:type="pct"/>
          </w:tcPr>
          <w:p w14:paraId="77356E2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 + azot.</w:t>
            </w:r>
          </w:p>
        </w:tc>
        <w:tc>
          <w:tcPr>
            <w:tcW w:w="225" w:type="pct"/>
          </w:tcPr>
          <w:p w14:paraId="57CF70E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 + azot.</w:t>
            </w:r>
          </w:p>
        </w:tc>
        <w:tc>
          <w:tcPr>
            <w:tcW w:w="232" w:type="pct"/>
          </w:tcPr>
          <w:p w14:paraId="4C2C657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niveles.</w:t>
            </w:r>
          </w:p>
        </w:tc>
        <w:tc>
          <w:tcPr>
            <w:tcW w:w="232" w:type="pct"/>
          </w:tcPr>
          <w:p w14:paraId="5E3CEAC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 ml o 2 niveles.</w:t>
            </w:r>
          </w:p>
        </w:tc>
        <w:tc>
          <w:tcPr>
            <w:tcW w:w="232" w:type="pct"/>
          </w:tcPr>
          <w:p w14:paraId="6208CE9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niveles.</w:t>
            </w:r>
          </w:p>
        </w:tc>
        <w:tc>
          <w:tcPr>
            <w:tcW w:w="233" w:type="pct"/>
          </w:tcPr>
          <w:p w14:paraId="06EAEE1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niveles.</w:t>
            </w:r>
          </w:p>
        </w:tc>
        <w:tc>
          <w:tcPr>
            <w:tcW w:w="232" w:type="pct"/>
          </w:tcPr>
          <w:p w14:paraId="7DBDDE9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w:t>
            </w:r>
          </w:p>
        </w:tc>
        <w:tc>
          <w:tcPr>
            <w:tcW w:w="203" w:type="pct"/>
          </w:tcPr>
          <w:p w14:paraId="78125EE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6.00 ml o 2 niv.</w:t>
            </w:r>
          </w:p>
        </w:tc>
      </w:tr>
      <w:tr w:rsidR="00537A02" w:rsidRPr="00D7714F" w14:paraId="26988276" w14:textId="77777777" w:rsidTr="00565445">
        <w:trPr>
          <w:trHeight w:val="170"/>
          <w:jc w:val="center"/>
        </w:trPr>
        <w:tc>
          <w:tcPr>
            <w:tcW w:w="425" w:type="pct"/>
            <w:vMerge/>
          </w:tcPr>
          <w:p w14:paraId="11651819"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6E5A2FF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14EE785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15.00 ml o 5 niv. + azot.</w:t>
            </w:r>
          </w:p>
        </w:tc>
        <w:tc>
          <w:tcPr>
            <w:tcW w:w="233" w:type="pct"/>
            <w:gridSpan w:val="2"/>
          </w:tcPr>
          <w:p w14:paraId="1B8A526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15.00 ml o 5 niv. + azot</w:t>
            </w:r>
          </w:p>
        </w:tc>
        <w:tc>
          <w:tcPr>
            <w:tcW w:w="237" w:type="pct"/>
          </w:tcPr>
          <w:p w14:paraId="248916B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12.00 ml o 4 niv. + azot.</w:t>
            </w:r>
          </w:p>
        </w:tc>
        <w:tc>
          <w:tcPr>
            <w:tcW w:w="232" w:type="pct"/>
          </w:tcPr>
          <w:p w14:paraId="3A39FCC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12.00 ml o 4 niv. + azot.</w:t>
            </w:r>
          </w:p>
        </w:tc>
        <w:tc>
          <w:tcPr>
            <w:tcW w:w="274" w:type="pct"/>
          </w:tcPr>
          <w:p w14:paraId="5DA3D10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12.00 ml o 4 niv. + azot.</w:t>
            </w:r>
          </w:p>
        </w:tc>
        <w:tc>
          <w:tcPr>
            <w:tcW w:w="239" w:type="pct"/>
          </w:tcPr>
          <w:p w14:paraId="70981A1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12.00 ml o 4 niv. + azot.</w:t>
            </w:r>
          </w:p>
        </w:tc>
        <w:tc>
          <w:tcPr>
            <w:tcW w:w="270" w:type="pct"/>
          </w:tcPr>
          <w:p w14:paraId="162CF46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55A9524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5BC5A05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 + azot.</w:t>
            </w:r>
          </w:p>
        </w:tc>
        <w:tc>
          <w:tcPr>
            <w:tcW w:w="235" w:type="pct"/>
          </w:tcPr>
          <w:p w14:paraId="47A4244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 + azot.</w:t>
            </w:r>
          </w:p>
        </w:tc>
        <w:tc>
          <w:tcPr>
            <w:tcW w:w="233" w:type="pct"/>
          </w:tcPr>
          <w:p w14:paraId="7F11BF3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9.00 ml o 3 niv. + azot.</w:t>
            </w:r>
          </w:p>
        </w:tc>
        <w:tc>
          <w:tcPr>
            <w:tcW w:w="225" w:type="pct"/>
          </w:tcPr>
          <w:p w14:paraId="66E19CF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850610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3EA883C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61D3F83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1BE5C25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85DB9E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1EB1D08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710002B6" w14:textId="77777777" w:rsidTr="00565445">
        <w:trPr>
          <w:trHeight w:val="178"/>
          <w:jc w:val="center"/>
        </w:trPr>
        <w:tc>
          <w:tcPr>
            <w:tcW w:w="425" w:type="pct"/>
            <w:vMerge w:val="restart"/>
          </w:tcPr>
          <w:p w14:paraId="43D1B90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Retiros</w:t>
            </w:r>
          </w:p>
        </w:tc>
        <w:tc>
          <w:tcPr>
            <w:tcW w:w="334" w:type="pct"/>
          </w:tcPr>
          <w:p w14:paraId="5FB49C1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2ED5B21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571E06F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35FE90D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2086BA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1816480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1D535B">
              <w:rPr>
                <w:rFonts w:ascii="Swis721 LtCn BT" w:eastAsia="Swis721 LtCn BT" w:hAnsi="Swis721 LtCn BT" w:cs="Swis721 LtCn BT"/>
                <w:sz w:val="16"/>
                <w:szCs w:val="16"/>
              </w:rPr>
              <w:t>No Aplica</w:t>
            </w:r>
          </w:p>
        </w:tc>
        <w:tc>
          <w:tcPr>
            <w:tcW w:w="239" w:type="pct"/>
          </w:tcPr>
          <w:p w14:paraId="29D4DE2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1D535B">
              <w:rPr>
                <w:rFonts w:ascii="Swis721 LtCn BT" w:eastAsia="Swis721 LtCn BT" w:hAnsi="Swis721 LtCn BT" w:cs="Swis721 LtCn BT"/>
                <w:sz w:val="16"/>
                <w:szCs w:val="16"/>
              </w:rPr>
              <w:t>No Aplica</w:t>
            </w:r>
          </w:p>
        </w:tc>
        <w:tc>
          <w:tcPr>
            <w:tcW w:w="270" w:type="pct"/>
          </w:tcPr>
          <w:p w14:paraId="665C3B5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1D535B">
              <w:rPr>
                <w:rFonts w:ascii="Swis721 LtCn BT" w:eastAsia="Swis721 LtCn BT" w:hAnsi="Swis721 LtCn BT" w:cs="Swis721 LtCn BT"/>
                <w:sz w:val="16"/>
                <w:szCs w:val="16"/>
              </w:rPr>
              <w:t>No Aplica</w:t>
            </w:r>
          </w:p>
        </w:tc>
        <w:tc>
          <w:tcPr>
            <w:tcW w:w="234" w:type="pct"/>
          </w:tcPr>
          <w:p w14:paraId="7B5D4E0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1D535B">
              <w:rPr>
                <w:rFonts w:ascii="Swis721 LtCn BT" w:eastAsia="Swis721 LtCn BT" w:hAnsi="Swis721 LtCn BT" w:cs="Swis721 LtCn BT"/>
                <w:sz w:val="16"/>
                <w:szCs w:val="16"/>
              </w:rPr>
              <w:t>No Aplica</w:t>
            </w:r>
          </w:p>
        </w:tc>
        <w:tc>
          <w:tcPr>
            <w:tcW w:w="234" w:type="pct"/>
          </w:tcPr>
          <w:p w14:paraId="458718B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5" w:type="pct"/>
          </w:tcPr>
          <w:p w14:paraId="6ACC0AE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3" w:type="pct"/>
          </w:tcPr>
          <w:p w14:paraId="30CB4BB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25" w:type="pct"/>
          </w:tcPr>
          <w:p w14:paraId="0225430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2" w:type="pct"/>
          </w:tcPr>
          <w:p w14:paraId="6A89A50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2" w:type="pct"/>
          </w:tcPr>
          <w:p w14:paraId="3D8C176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2" w:type="pct"/>
          </w:tcPr>
          <w:p w14:paraId="426B3E9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3" w:type="pct"/>
          </w:tcPr>
          <w:p w14:paraId="274DBF3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2" w:type="pct"/>
          </w:tcPr>
          <w:p w14:paraId="6CAE557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03" w:type="pct"/>
          </w:tcPr>
          <w:p w14:paraId="7711629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r>
      <w:tr w:rsidR="00537A02" w:rsidRPr="00D7714F" w14:paraId="6B282C87" w14:textId="77777777" w:rsidTr="00565445">
        <w:trPr>
          <w:trHeight w:val="178"/>
          <w:jc w:val="center"/>
        </w:trPr>
        <w:tc>
          <w:tcPr>
            <w:tcW w:w="425" w:type="pct"/>
            <w:vMerge/>
          </w:tcPr>
          <w:p w14:paraId="2874E173"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26F9D0D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58CCCC2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233" w:type="pct"/>
            <w:gridSpan w:val="2"/>
          </w:tcPr>
          <w:p w14:paraId="43C1A38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237" w:type="pct"/>
          </w:tcPr>
          <w:p w14:paraId="76AC43D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232" w:type="pct"/>
          </w:tcPr>
          <w:p w14:paraId="49B2A2D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274" w:type="pct"/>
          </w:tcPr>
          <w:p w14:paraId="651DB39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7A5175">
              <w:rPr>
                <w:rFonts w:ascii="Swis721 LtCn BT" w:eastAsia="Swis721 LtCn BT" w:hAnsi="Swis721 LtCn BT" w:cs="Swis721 LtCn BT"/>
                <w:sz w:val="16"/>
                <w:szCs w:val="16"/>
              </w:rPr>
              <w:t>No Aplica</w:t>
            </w:r>
          </w:p>
        </w:tc>
        <w:tc>
          <w:tcPr>
            <w:tcW w:w="239" w:type="pct"/>
          </w:tcPr>
          <w:p w14:paraId="3F7FD5D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7A5175">
              <w:rPr>
                <w:rFonts w:ascii="Swis721 LtCn BT" w:eastAsia="Swis721 LtCn BT" w:hAnsi="Swis721 LtCn BT" w:cs="Swis721 LtCn BT"/>
                <w:sz w:val="16"/>
                <w:szCs w:val="16"/>
              </w:rPr>
              <w:t>No Aplica</w:t>
            </w:r>
          </w:p>
        </w:tc>
        <w:tc>
          <w:tcPr>
            <w:tcW w:w="270" w:type="pct"/>
          </w:tcPr>
          <w:p w14:paraId="263B6A1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7A5175">
              <w:rPr>
                <w:rFonts w:ascii="Swis721 LtCn BT" w:eastAsia="Swis721 LtCn BT" w:hAnsi="Swis721 LtCn BT" w:cs="Swis721 LtCn BT"/>
                <w:sz w:val="16"/>
                <w:szCs w:val="16"/>
              </w:rPr>
              <w:t>No Aplica</w:t>
            </w:r>
          </w:p>
        </w:tc>
        <w:tc>
          <w:tcPr>
            <w:tcW w:w="234" w:type="pct"/>
          </w:tcPr>
          <w:p w14:paraId="50624ED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7A5175">
              <w:rPr>
                <w:rFonts w:ascii="Swis721 LtCn BT" w:eastAsia="Swis721 LtCn BT" w:hAnsi="Swis721 LtCn BT" w:cs="Swis721 LtCn BT"/>
                <w:sz w:val="16"/>
                <w:szCs w:val="16"/>
              </w:rPr>
              <w:t>No Aplica</w:t>
            </w:r>
          </w:p>
        </w:tc>
        <w:tc>
          <w:tcPr>
            <w:tcW w:w="234" w:type="pct"/>
          </w:tcPr>
          <w:p w14:paraId="6677A7C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5" w:type="pct"/>
          </w:tcPr>
          <w:p w14:paraId="176C926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33" w:type="pct"/>
          </w:tcPr>
          <w:p w14:paraId="3B393EB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3.00 ml</w:t>
            </w:r>
          </w:p>
        </w:tc>
        <w:tc>
          <w:tcPr>
            <w:tcW w:w="225" w:type="pct"/>
          </w:tcPr>
          <w:p w14:paraId="1E28401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92F4FA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70F945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2BBA527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25FAE4D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2528FF3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30D4B4C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69771BEA" w14:textId="77777777" w:rsidTr="00565445">
        <w:trPr>
          <w:trHeight w:val="178"/>
          <w:jc w:val="center"/>
        </w:trPr>
        <w:tc>
          <w:tcPr>
            <w:tcW w:w="425" w:type="pct"/>
            <w:vMerge w:val="restart"/>
          </w:tcPr>
          <w:p w14:paraId="7F41290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Coeficiente de edificabilidad</w:t>
            </w:r>
          </w:p>
        </w:tc>
        <w:tc>
          <w:tcPr>
            <w:tcW w:w="334" w:type="pct"/>
          </w:tcPr>
          <w:p w14:paraId="01CF163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0093B91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3E2F4B1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375FBB1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6E9A1C8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294459F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w:t>
            </w:r>
          </w:p>
        </w:tc>
        <w:tc>
          <w:tcPr>
            <w:tcW w:w="239" w:type="pct"/>
          </w:tcPr>
          <w:p w14:paraId="3E3BBE6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2.1</w:t>
            </w:r>
          </w:p>
        </w:tc>
        <w:tc>
          <w:tcPr>
            <w:tcW w:w="270" w:type="pct"/>
          </w:tcPr>
          <w:p w14:paraId="1505652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w:t>
            </w:r>
          </w:p>
        </w:tc>
        <w:tc>
          <w:tcPr>
            <w:tcW w:w="234" w:type="pct"/>
          </w:tcPr>
          <w:p w14:paraId="0B06E8F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2.1</w:t>
            </w:r>
          </w:p>
        </w:tc>
        <w:tc>
          <w:tcPr>
            <w:tcW w:w="234" w:type="pct"/>
          </w:tcPr>
          <w:p w14:paraId="2324AE2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1.8</w:t>
            </w:r>
          </w:p>
        </w:tc>
        <w:tc>
          <w:tcPr>
            <w:tcW w:w="235" w:type="pct"/>
          </w:tcPr>
          <w:p w14:paraId="513A57F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w:t>
            </w:r>
          </w:p>
        </w:tc>
        <w:tc>
          <w:tcPr>
            <w:tcW w:w="233" w:type="pct"/>
          </w:tcPr>
          <w:p w14:paraId="464CE52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1.20</w:t>
            </w:r>
          </w:p>
        </w:tc>
        <w:tc>
          <w:tcPr>
            <w:tcW w:w="225" w:type="pct"/>
          </w:tcPr>
          <w:p w14:paraId="0F01291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1.30</w:t>
            </w:r>
          </w:p>
        </w:tc>
        <w:tc>
          <w:tcPr>
            <w:tcW w:w="232" w:type="pct"/>
          </w:tcPr>
          <w:p w14:paraId="3A92629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1.2</w:t>
            </w:r>
          </w:p>
        </w:tc>
        <w:tc>
          <w:tcPr>
            <w:tcW w:w="232" w:type="pct"/>
          </w:tcPr>
          <w:p w14:paraId="1CDC679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1.3</w:t>
            </w:r>
          </w:p>
        </w:tc>
        <w:tc>
          <w:tcPr>
            <w:tcW w:w="232" w:type="pct"/>
          </w:tcPr>
          <w:p w14:paraId="4E7FAD1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0.20</w:t>
            </w:r>
          </w:p>
        </w:tc>
        <w:tc>
          <w:tcPr>
            <w:tcW w:w="233" w:type="pct"/>
          </w:tcPr>
          <w:p w14:paraId="131FB73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0.50</w:t>
            </w:r>
          </w:p>
        </w:tc>
        <w:tc>
          <w:tcPr>
            <w:tcW w:w="232" w:type="pct"/>
          </w:tcPr>
          <w:p w14:paraId="42C3FEB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0.70</w:t>
            </w:r>
          </w:p>
        </w:tc>
        <w:tc>
          <w:tcPr>
            <w:tcW w:w="203" w:type="pct"/>
          </w:tcPr>
          <w:p w14:paraId="740E73A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0.70</w:t>
            </w:r>
          </w:p>
        </w:tc>
      </w:tr>
      <w:tr w:rsidR="00537A02" w:rsidRPr="00D7714F" w14:paraId="21CC13AF" w14:textId="77777777" w:rsidTr="00565445">
        <w:trPr>
          <w:trHeight w:val="178"/>
          <w:jc w:val="center"/>
        </w:trPr>
        <w:tc>
          <w:tcPr>
            <w:tcW w:w="425" w:type="pct"/>
            <w:vMerge/>
          </w:tcPr>
          <w:p w14:paraId="1976C8D6"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7D0371A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082B676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3" w:type="pct"/>
            <w:gridSpan w:val="2"/>
          </w:tcPr>
          <w:p w14:paraId="042A0D7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7" w:type="pct"/>
          </w:tcPr>
          <w:p w14:paraId="5C53798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2.6</w:t>
            </w:r>
          </w:p>
        </w:tc>
        <w:tc>
          <w:tcPr>
            <w:tcW w:w="232" w:type="pct"/>
          </w:tcPr>
          <w:p w14:paraId="096A0E1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2.8</w:t>
            </w:r>
          </w:p>
        </w:tc>
        <w:tc>
          <w:tcPr>
            <w:tcW w:w="274" w:type="pct"/>
          </w:tcPr>
          <w:p w14:paraId="44AAED8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2.6</w:t>
            </w:r>
          </w:p>
        </w:tc>
        <w:tc>
          <w:tcPr>
            <w:tcW w:w="239" w:type="pct"/>
          </w:tcPr>
          <w:p w14:paraId="6C67533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2.8</w:t>
            </w:r>
          </w:p>
        </w:tc>
        <w:tc>
          <w:tcPr>
            <w:tcW w:w="270" w:type="pct"/>
          </w:tcPr>
          <w:p w14:paraId="52EF885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4A4F6AD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63C3B5F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1.8</w:t>
            </w:r>
          </w:p>
        </w:tc>
        <w:tc>
          <w:tcPr>
            <w:tcW w:w="235" w:type="pct"/>
          </w:tcPr>
          <w:p w14:paraId="6629A7F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2.0</w:t>
            </w:r>
          </w:p>
        </w:tc>
        <w:tc>
          <w:tcPr>
            <w:tcW w:w="233" w:type="pct"/>
          </w:tcPr>
          <w:p w14:paraId="671D8EA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1.80</w:t>
            </w:r>
          </w:p>
        </w:tc>
        <w:tc>
          <w:tcPr>
            <w:tcW w:w="225" w:type="pct"/>
          </w:tcPr>
          <w:p w14:paraId="73F5F03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3D0E12A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FEE570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58D708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2E229B6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0AF6B6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64B8D4E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3E519917" w14:textId="77777777" w:rsidTr="00565445">
        <w:trPr>
          <w:trHeight w:val="170"/>
          <w:jc w:val="center"/>
        </w:trPr>
        <w:tc>
          <w:tcPr>
            <w:tcW w:w="425" w:type="pct"/>
            <w:vMerge w:val="restart"/>
          </w:tcPr>
          <w:p w14:paraId="2D1BF23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 xml:space="preserve">Porcentaje mínimo de área libre </w:t>
            </w:r>
          </w:p>
        </w:tc>
        <w:tc>
          <w:tcPr>
            <w:tcW w:w="334" w:type="pct"/>
          </w:tcPr>
          <w:p w14:paraId="2429344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5BC7560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093BC99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55B0B20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6AA245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7840CBC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9" w:type="pct"/>
          </w:tcPr>
          <w:p w14:paraId="68D5CD7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70" w:type="pct"/>
          </w:tcPr>
          <w:p w14:paraId="6D38D93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4" w:type="pct"/>
          </w:tcPr>
          <w:p w14:paraId="38F15A7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34" w:type="pct"/>
          </w:tcPr>
          <w:p w14:paraId="1E2922B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w:t>
            </w:r>
          </w:p>
        </w:tc>
        <w:tc>
          <w:tcPr>
            <w:tcW w:w="235" w:type="pct"/>
          </w:tcPr>
          <w:p w14:paraId="2B24730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3" w:type="pct"/>
          </w:tcPr>
          <w:p w14:paraId="305DE37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w:t>
            </w:r>
          </w:p>
        </w:tc>
        <w:tc>
          <w:tcPr>
            <w:tcW w:w="225" w:type="pct"/>
          </w:tcPr>
          <w:p w14:paraId="1CECBCE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2" w:type="pct"/>
          </w:tcPr>
          <w:p w14:paraId="4117ADE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w:t>
            </w:r>
          </w:p>
        </w:tc>
        <w:tc>
          <w:tcPr>
            <w:tcW w:w="232" w:type="pct"/>
          </w:tcPr>
          <w:p w14:paraId="447660E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2" w:type="pct"/>
          </w:tcPr>
          <w:p w14:paraId="0C70B22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90%</w:t>
            </w:r>
          </w:p>
        </w:tc>
        <w:tc>
          <w:tcPr>
            <w:tcW w:w="233" w:type="pct"/>
          </w:tcPr>
          <w:p w14:paraId="5A6E232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75%</w:t>
            </w:r>
          </w:p>
        </w:tc>
        <w:tc>
          <w:tcPr>
            <w:tcW w:w="232" w:type="pct"/>
          </w:tcPr>
          <w:p w14:paraId="4E48865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65%</w:t>
            </w:r>
          </w:p>
        </w:tc>
        <w:tc>
          <w:tcPr>
            <w:tcW w:w="203" w:type="pct"/>
          </w:tcPr>
          <w:p w14:paraId="4F5656E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65%</w:t>
            </w:r>
          </w:p>
        </w:tc>
      </w:tr>
      <w:tr w:rsidR="00537A02" w:rsidRPr="00D7714F" w14:paraId="1E442A1C" w14:textId="77777777" w:rsidTr="00565445">
        <w:trPr>
          <w:trHeight w:val="170"/>
          <w:jc w:val="center"/>
        </w:trPr>
        <w:tc>
          <w:tcPr>
            <w:tcW w:w="425" w:type="pct"/>
            <w:vMerge/>
          </w:tcPr>
          <w:p w14:paraId="5B6ADCC6"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2DA4747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1914DF9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33" w:type="pct"/>
            <w:gridSpan w:val="2"/>
          </w:tcPr>
          <w:p w14:paraId="50D2359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37" w:type="pct"/>
          </w:tcPr>
          <w:p w14:paraId="2B5FA3C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2" w:type="pct"/>
          </w:tcPr>
          <w:p w14:paraId="0F19BCD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74" w:type="pct"/>
          </w:tcPr>
          <w:p w14:paraId="696D5D0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9" w:type="pct"/>
          </w:tcPr>
          <w:p w14:paraId="23963A0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30%</w:t>
            </w:r>
          </w:p>
        </w:tc>
        <w:tc>
          <w:tcPr>
            <w:tcW w:w="270" w:type="pct"/>
          </w:tcPr>
          <w:p w14:paraId="553D9EC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3801DA0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3A169AF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w:t>
            </w:r>
          </w:p>
        </w:tc>
        <w:tc>
          <w:tcPr>
            <w:tcW w:w="235" w:type="pct"/>
          </w:tcPr>
          <w:p w14:paraId="104477D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35%</w:t>
            </w:r>
          </w:p>
        </w:tc>
        <w:tc>
          <w:tcPr>
            <w:tcW w:w="233" w:type="pct"/>
          </w:tcPr>
          <w:p w14:paraId="2DB7033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40%</w:t>
            </w:r>
          </w:p>
        </w:tc>
        <w:tc>
          <w:tcPr>
            <w:tcW w:w="225" w:type="pct"/>
          </w:tcPr>
          <w:p w14:paraId="610456E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E8800D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429609A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0FD571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6203A84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415BCD9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79E9ED5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478497E4" w14:textId="77777777" w:rsidTr="00565445">
        <w:trPr>
          <w:trHeight w:val="170"/>
          <w:jc w:val="center"/>
        </w:trPr>
        <w:tc>
          <w:tcPr>
            <w:tcW w:w="425" w:type="pct"/>
            <w:vMerge w:val="restart"/>
          </w:tcPr>
          <w:p w14:paraId="38102A7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Número mínimo de estacionamientos</w:t>
            </w:r>
          </w:p>
        </w:tc>
        <w:tc>
          <w:tcPr>
            <w:tcW w:w="334" w:type="pct"/>
          </w:tcPr>
          <w:p w14:paraId="5F3B181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7916F40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009D998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39186F6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9763FD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407" w:type="pct"/>
            <w:gridSpan w:val="10"/>
          </w:tcPr>
          <w:p w14:paraId="487D2C9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1est. c/ 2 dep. y/o viv.</w:t>
            </w:r>
          </w:p>
        </w:tc>
        <w:tc>
          <w:tcPr>
            <w:tcW w:w="900" w:type="pct"/>
            <w:gridSpan w:val="4"/>
          </w:tcPr>
          <w:p w14:paraId="0523BFE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1est. c/ 2 viv.</w:t>
            </w:r>
          </w:p>
        </w:tc>
      </w:tr>
      <w:tr w:rsidR="00537A02" w:rsidRPr="00D7714F" w14:paraId="28D8ED7A" w14:textId="77777777" w:rsidTr="00565445">
        <w:trPr>
          <w:trHeight w:val="170"/>
          <w:jc w:val="center"/>
        </w:trPr>
        <w:tc>
          <w:tcPr>
            <w:tcW w:w="425" w:type="pct"/>
            <w:vMerge/>
          </w:tcPr>
          <w:p w14:paraId="44C3E36A"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29F82E5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1446" w:type="pct"/>
            <w:gridSpan w:val="7"/>
          </w:tcPr>
          <w:p w14:paraId="311617A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1est. c/ 2 dep. y/o viv.</w:t>
            </w:r>
          </w:p>
        </w:tc>
        <w:tc>
          <w:tcPr>
            <w:tcW w:w="270" w:type="pct"/>
          </w:tcPr>
          <w:p w14:paraId="3796DC1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3185C6C1"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702" w:type="pct"/>
            <w:gridSpan w:val="3"/>
          </w:tcPr>
          <w:p w14:paraId="7426ABA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1est. c/ 2 dep. y/o viv.</w:t>
            </w:r>
          </w:p>
        </w:tc>
        <w:tc>
          <w:tcPr>
            <w:tcW w:w="225" w:type="pct"/>
          </w:tcPr>
          <w:p w14:paraId="0A9357A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19711A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2B8D78B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6D5D6CD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34250B7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C36614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1D3F84D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56A6BD1D" w14:textId="77777777" w:rsidTr="00565445">
        <w:trPr>
          <w:trHeight w:val="26"/>
          <w:jc w:val="center"/>
        </w:trPr>
        <w:tc>
          <w:tcPr>
            <w:tcW w:w="425" w:type="pct"/>
            <w:vMerge w:val="restart"/>
          </w:tcPr>
          <w:p w14:paraId="251B16F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Volado sobre retiro (2)</w:t>
            </w:r>
          </w:p>
        </w:tc>
        <w:tc>
          <w:tcPr>
            <w:tcW w:w="334" w:type="pct"/>
          </w:tcPr>
          <w:p w14:paraId="1B4D040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74A07BD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gridSpan w:val="2"/>
          </w:tcPr>
          <w:p w14:paraId="4BBD197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7" w:type="pct"/>
          </w:tcPr>
          <w:p w14:paraId="3086C30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3CF47A0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3307" w:type="pct"/>
            <w:gridSpan w:val="14"/>
          </w:tcPr>
          <w:p w14:paraId="09F9FE8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0.50 ml (máx)</w:t>
            </w:r>
          </w:p>
        </w:tc>
      </w:tr>
      <w:tr w:rsidR="00537A02" w:rsidRPr="00D7714F" w14:paraId="64095EE2" w14:textId="77777777" w:rsidTr="00565445">
        <w:trPr>
          <w:trHeight w:val="170"/>
          <w:jc w:val="center"/>
        </w:trPr>
        <w:tc>
          <w:tcPr>
            <w:tcW w:w="425" w:type="pct"/>
            <w:vMerge/>
          </w:tcPr>
          <w:p w14:paraId="55B1D83A"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22C108F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231" w:type="pct"/>
          </w:tcPr>
          <w:p w14:paraId="62824BD7"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233" w:type="pct"/>
            <w:gridSpan w:val="2"/>
          </w:tcPr>
          <w:p w14:paraId="3BA45BF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No Aplica</w:t>
            </w:r>
          </w:p>
        </w:tc>
        <w:tc>
          <w:tcPr>
            <w:tcW w:w="982" w:type="pct"/>
            <w:gridSpan w:val="4"/>
          </w:tcPr>
          <w:p w14:paraId="2B68B29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0.50 ml (máx)</w:t>
            </w:r>
          </w:p>
        </w:tc>
        <w:tc>
          <w:tcPr>
            <w:tcW w:w="270" w:type="pct"/>
          </w:tcPr>
          <w:p w14:paraId="6A9792C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53E7EE22"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702" w:type="pct"/>
            <w:gridSpan w:val="3"/>
          </w:tcPr>
          <w:p w14:paraId="03A76D8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0.50 ml (máx)</w:t>
            </w:r>
          </w:p>
        </w:tc>
        <w:tc>
          <w:tcPr>
            <w:tcW w:w="225" w:type="pct"/>
          </w:tcPr>
          <w:p w14:paraId="4921084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1347E69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4865CAF4"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0427D0E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0685F4B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5C0A4FF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12ABCDF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r w:rsidR="00537A02" w:rsidRPr="00D7714F" w14:paraId="326E0EAC" w14:textId="77777777" w:rsidTr="00565445">
        <w:trPr>
          <w:trHeight w:val="26"/>
          <w:jc w:val="center"/>
        </w:trPr>
        <w:tc>
          <w:tcPr>
            <w:tcW w:w="425" w:type="pct"/>
            <w:vMerge w:val="restart"/>
          </w:tcPr>
          <w:p w14:paraId="568A025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Usos de suelo permitidos</w:t>
            </w:r>
          </w:p>
        </w:tc>
        <w:tc>
          <w:tcPr>
            <w:tcW w:w="334" w:type="pct"/>
          </w:tcPr>
          <w:p w14:paraId="0789396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Unifamiliar</w:t>
            </w:r>
          </w:p>
        </w:tc>
        <w:tc>
          <w:tcPr>
            <w:tcW w:w="231" w:type="pct"/>
          </w:tcPr>
          <w:p w14:paraId="366AC2F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25" w:type="pct"/>
          </w:tcPr>
          <w:p w14:paraId="38C61BD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45" w:type="pct"/>
            <w:gridSpan w:val="2"/>
          </w:tcPr>
          <w:p w14:paraId="232754C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36EC6DA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74" w:type="pct"/>
          </w:tcPr>
          <w:p w14:paraId="27374FD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p>
        </w:tc>
        <w:tc>
          <w:tcPr>
            <w:tcW w:w="239" w:type="pct"/>
          </w:tcPr>
          <w:p w14:paraId="0FFF09C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p>
        </w:tc>
        <w:tc>
          <w:tcPr>
            <w:tcW w:w="1894" w:type="pct"/>
            <w:gridSpan w:val="8"/>
          </w:tcPr>
          <w:p w14:paraId="4627F2BC"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Residencial, Taller, Comercial, Usos Especiales (Uso Mixto)</w:t>
            </w:r>
          </w:p>
        </w:tc>
        <w:tc>
          <w:tcPr>
            <w:tcW w:w="900" w:type="pct"/>
            <w:gridSpan w:val="4"/>
          </w:tcPr>
          <w:p w14:paraId="0597FA68"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Residencial, Comercial, Usos Especiales (Uso Mixto)</w:t>
            </w:r>
          </w:p>
        </w:tc>
      </w:tr>
      <w:tr w:rsidR="00537A02" w:rsidRPr="00D7714F" w14:paraId="794F01B1" w14:textId="77777777" w:rsidTr="00565445">
        <w:trPr>
          <w:trHeight w:val="26"/>
          <w:jc w:val="center"/>
        </w:trPr>
        <w:tc>
          <w:tcPr>
            <w:tcW w:w="425" w:type="pct"/>
            <w:vMerge/>
          </w:tcPr>
          <w:p w14:paraId="43359A60" w14:textId="77777777" w:rsidR="00537A02" w:rsidRPr="00D7714F" w:rsidRDefault="00537A02" w:rsidP="00565445">
            <w:pPr>
              <w:widowControl w:val="0"/>
              <w:pBdr>
                <w:top w:val="nil"/>
                <w:left w:val="nil"/>
                <w:bottom w:val="nil"/>
                <w:right w:val="nil"/>
                <w:between w:val="nil"/>
              </w:pBdr>
              <w:spacing w:after="0" w:line="276" w:lineRule="auto"/>
              <w:rPr>
                <w:rFonts w:ascii="Swis721 LtCn BT" w:eastAsia="Swis721 LtCn BT" w:hAnsi="Swis721 LtCn BT" w:cs="Swis721 LtCn BT"/>
                <w:sz w:val="16"/>
                <w:szCs w:val="16"/>
              </w:rPr>
            </w:pPr>
          </w:p>
        </w:tc>
        <w:tc>
          <w:tcPr>
            <w:tcW w:w="334" w:type="pct"/>
          </w:tcPr>
          <w:p w14:paraId="7A70300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Multifamiliar</w:t>
            </w:r>
          </w:p>
        </w:tc>
        <w:tc>
          <w:tcPr>
            <w:tcW w:w="456" w:type="pct"/>
            <w:gridSpan w:val="2"/>
          </w:tcPr>
          <w:p w14:paraId="3CF0B1D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Residencial, Comercial, Usos Especiales (Uso Mixto)</w:t>
            </w:r>
          </w:p>
        </w:tc>
        <w:tc>
          <w:tcPr>
            <w:tcW w:w="990" w:type="pct"/>
            <w:gridSpan w:val="5"/>
          </w:tcPr>
          <w:p w14:paraId="78E2C796"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Residencial, Taller, Comercial, Usos Especiales (Uso Mixto)</w:t>
            </w:r>
          </w:p>
        </w:tc>
        <w:tc>
          <w:tcPr>
            <w:tcW w:w="270" w:type="pct"/>
          </w:tcPr>
          <w:p w14:paraId="2F0FC0D3"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4" w:type="pct"/>
          </w:tcPr>
          <w:p w14:paraId="0A6537E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702" w:type="pct"/>
            <w:gridSpan w:val="3"/>
          </w:tcPr>
          <w:p w14:paraId="681E0C7A"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Residencial, Taller, Comercial, Usos Especiales (5)</w:t>
            </w:r>
            <w:r>
              <w:rPr>
                <w:rFonts w:ascii="Swis721 LtCn BT" w:eastAsia="Swis721 LtCn BT" w:hAnsi="Swis721 LtCn BT" w:cs="Swis721 LtCn BT"/>
                <w:sz w:val="16"/>
                <w:szCs w:val="16"/>
              </w:rPr>
              <w:t xml:space="preserve"> </w:t>
            </w:r>
            <w:r w:rsidRPr="00D7714F">
              <w:rPr>
                <w:rFonts w:ascii="Swis721 LtCn BT" w:eastAsia="Swis721 LtCn BT" w:hAnsi="Swis721 LtCn BT" w:cs="Swis721 LtCn BT"/>
                <w:sz w:val="16"/>
                <w:szCs w:val="16"/>
              </w:rPr>
              <w:t>(Uso Mixto)</w:t>
            </w:r>
          </w:p>
        </w:tc>
        <w:tc>
          <w:tcPr>
            <w:tcW w:w="225" w:type="pct"/>
          </w:tcPr>
          <w:p w14:paraId="63D19EA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BC14470"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406B649D"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2FFB279"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3" w:type="pct"/>
          </w:tcPr>
          <w:p w14:paraId="566ECB2F"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32" w:type="pct"/>
          </w:tcPr>
          <w:p w14:paraId="7375B465"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c>
          <w:tcPr>
            <w:tcW w:w="203" w:type="pct"/>
          </w:tcPr>
          <w:p w14:paraId="05967D3B"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rFonts w:ascii="Swis721 LtCn BT" w:eastAsia="Swis721 LtCn BT" w:hAnsi="Swis721 LtCn BT" w:cs="Swis721 LtCn BT"/>
                <w:sz w:val="16"/>
                <w:szCs w:val="16"/>
              </w:rPr>
              <w:t>-</w:t>
            </w:r>
          </w:p>
        </w:tc>
      </w:tr>
    </w:tbl>
    <w:p w14:paraId="6700EB85"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29582FD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w:t>
      </w:r>
    </w:p>
    <w:p w14:paraId="37306C3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57B3CE9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(3) Para las </w:t>
      </w:r>
      <w:r w:rsidRPr="00EE1DE4">
        <w:rPr>
          <w:rFonts w:ascii="Swis721 LtCn BT" w:eastAsia="Swis721 LtCn BT" w:hAnsi="Swis721 LtCn BT" w:cs="Swis721 LtCn BT"/>
          <w:i/>
          <w:iCs/>
          <w:color w:val="000000"/>
          <w:sz w:val="18"/>
          <w:szCs w:val="18"/>
        </w:rPr>
        <w:t xml:space="preserve">zonas de densidad con condiciones de riesgo, se </w:t>
      </w:r>
      <w:sdt>
        <w:sdtPr>
          <w:rPr>
            <w:rFonts w:ascii="Swis721 LtCn BT" w:eastAsia="Swis721 LtCn BT" w:hAnsi="Swis721 LtCn BT" w:cs="Swis721 LtCn BT"/>
            <w:i/>
            <w:iCs/>
            <w:color w:val="000000"/>
            <w:sz w:val="18"/>
            <w:szCs w:val="18"/>
          </w:rPr>
          <w:tag w:val="goog_rdk_205"/>
          <w:id w:val="354609716"/>
        </w:sdtPr>
        <w:sdtContent>
          <w:sdt>
            <w:sdtPr>
              <w:rPr>
                <w:rFonts w:ascii="Swis721 LtCn BT" w:eastAsia="Swis721 LtCn BT" w:hAnsi="Swis721 LtCn BT" w:cs="Swis721 LtCn BT"/>
                <w:i/>
                <w:iCs/>
                <w:color w:val="000000"/>
                <w:sz w:val="18"/>
                <w:szCs w:val="18"/>
              </w:rPr>
              <w:tag w:val="goog_rdk_206"/>
              <w:id w:val="1215516748"/>
            </w:sdtPr>
            <w:sdtContent>
              <w:ins w:id="60" w:author="Anonymous" w:date="2026-04-10T17:49:00Z">
                <w:r w:rsidRPr="00EE1DE4">
                  <w:rPr>
                    <w:rFonts w:ascii="Swis721 LtCn BT" w:eastAsia="Swis721 LtCn BT" w:hAnsi="Swis721 LtCn BT" w:cs="Swis721 LtCn BT"/>
                    <w:i/>
                    <w:iCs/>
                    <w:color w:val="000000"/>
                    <w:sz w:val="18"/>
                    <w:szCs w:val="18"/>
                    <w:rPrChange w:id="61" w:author="Anonymous" w:date="2026-04-10T17:49:00Z">
                      <w:rPr>
                        <w:rFonts w:ascii="Swis721 LtCn BT" w:eastAsia="Swis721 LtCn BT" w:hAnsi="Swis721 LtCn BT" w:cs="Swis721 LtCn BT"/>
                        <w:b/>
                        <w:bCs/>
                        <w:i/>
                        <w:iCs/>
                        <w:color w:val="000000"/>
                        <w:sz w:val="18"/>
                        <w:szCs w:val="18"/>
                      </w:rPr>
                    </w:rPrChange>
                  </w:rPr>
                  <w:t>adicionan</w:t>
                </w:r>
              </w:ins>
            </w:sdtContent>
          </w:sdt>
        </w:sdtContent>
      </w:sdt>
      <w:sdt>
        <w:sdtPr>
          <w:rPr>
            <w:rFonts w:ascii="Swis721 LtCn BT" w:eastAsia="Swis721 LtCn BT" w:hAnsi="Swis721 LtCn BT" w:cs="Swis721 LtCn BT"/>
            <w:i/>
            <w:iCs/>
            <w:color w:val="000000"/>
            <w:sz w:val="18"/>
            <w:szCs w:val="18"/>
          </w:rPr>
          <w:tag w:val="goog_rdk_207"/>
          <w:id w:val="113755930"/>
        </w:sdtPr>
        <w:sdtContent>
          <w:sdt>
            <w:sdtPr>
              <w:rPr>
                <w:rFonts w:ascii="Swis721 LtCn BT" w:eastAsia="Swis721 LtCn BT" w:hAnsi="Swis721 LtCn BT" w:cs="Swis721 LtCn BT"/>
                <w:i/>
                <w:iCs/>
                <w:color w:val="000000"/>
                <w:sz w:val="18"/>
                <w:szCs w:val="18"/>
              </w:rPr>
              <w:tag w:val="goog_rdk_208"/>
              <w:id w:val="1949148907"/>
            </w:sdtPr>
            <w:sdtContent>
              <w:del w:id="62" w:author="Anonymous" w:date="2026-04-10T17:49:00Z">
                <w:r w:rsidRPr="00EE1DE4">
                  <w:rPr>
                    <w:rFonts w:ascii="Swis721 LtCn BT" w:eastAsia="Swis721 LtCn BT" w:hAnsi="Swis721 LtCn BT" w:cs="Swis721 LtCn BT"/>
                    <w:i/>
                    <w:iCs/>
                    <w:color w:val="000000"/>
                    <w:sz w:val="18"/>
                    <w:szCs w:val="18"/>
                    <w:rPrChange w:id="63" w:author="Anonymous" w:date="2026-04-10T17:49:00Z">
                      <w:rPr>
                        <w:rFonts w:ascii="Swis721 LtCn BT" w:eastAsia="Swis721 LtCn BT" w:hAnsi="Swis721 LtCn BT" w:cs="Swis721 LtCn BT"/>
                        <w:b/>
                        <w:bCs/>
                        <w:i/>
                        <w:iCs/>
                        <w:color w:val="000000"/>
                        <w:sz w:val="18"/>
                        <w:szCs w:val="18"/>
                      </w:rPr>
                    </w:rPrChange>
                  </w:rPr>
                  <w:delText>adiciona</w:delText>
                </w:r>
              </w:del>
            </w:sdtContent>
          </w:sdt>
        </w:sdtContent>
      </w:sdt>
      <w:r w:rsidRPr="00EE1DE4">
        <w:rPr>
          <w:rFonts w:ascii="Swis721 LtCn BT" w:eastAsia="Swis721 LtCn BT" w:hAnsi="Swis721 LtCn BT" w:cs="Swis721 LtCn BT"/>
          <w:i/>
          <w:iCs/>
          <w:color w:val="000000"/>
          <w:sz w:val="18"/>
          <w:szCs w:val="18"/>
        </w:rPr>
        <w:t xml:space="preserve"> las siguientes restricciones:</w:t>
      </w:r>
    </w:p>
    <w:tbl>
      <w:tblPr>
        <w:tblpPr w:leftFromText="141" w:rightFromText="141" w:vertAnchor="text" w:tblpY="263"/>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ook w:val="04A0" w:firstRow="1" w:lastRow="0" w:firstColumn="1" w:lastColumn="0" w:noHBand="0" w:noVBand="1"/>
      </w:tblPr>
      <w:tblGrid>
        <w:gridCol w:w="1136"/>
        <w:gridCol w:w="12838"/>
      </w:tblGrid>
      <w:tr w:rsidR="00537A02" w:rsidRPr="00D7714F" w14:paraId="62CD797A" w14:textId="77777777" w:rsidTr="00565445">
        <w:trPr>
          <w:trHeight w:val="255"/>
        </w:trPr>
        <w:tc>
          <w:tcPr>
            <w:tcW w:w="337" w:type="pct"/>
            <w:shd w:val="clear" w:color="auto" w:fill="C5E0B3"/>
          </w:tcPr>
          <w:p w14:paraId="280996E7" w14:textId="77777777" w:rsidR="00537A02" w:rsidRPr="00D7714F" w:rsidRDefault="00537A02" w:rsidP="00565445">
            <w:pPr>
              <w:spacing w:after="0" w:line="252" w:lineRule="auto"/>
              <w:jc w:val="both"/>
              <w:rPr>
                <w:sz w:val="16"/>
                <w:szCs w:val="16"/>
              </w:rPr>
            </w:pPr>
            <w:r w:rsidRPr="00D7714F">
              <w:rPr>
                <w:color w:val="000000"/>
                <w:sz w:val="16"/>
                <w:szCs w:val="16"/>
              </w:rPr>
              <w:t>Restricciones para las zonas con condicionantes de riesgo</w:t>
            </w:r>
          </w:p>
        </w:tc>
        <w:tc>
          <w:tcPr>
            <w:tcW w:w="4663" w:type="pct"/>
            <w:shd w:val="clear" w:color="auto" w:fill="F2F2F2"/>
          </w:tcPr>
          <w:p w14:paraId="12EEF529" w14:textId="77777777" w:rsidR="00537A02" w:rsidRPr="00D7714F" w:rsidRDefault="00537A02" w:rsidP="00565445">
            <w:pPr>
              <w:pBdr>
                <w:top w:val="nil"/>
                <w:left w:val="nil"/>
                <w:bottom w:val="nil"/>
                <w:right w:val="nil"/>
                <w:between w:val="nil"/>
              </w:pBdr>
              <w:spacing w:after="0" w:line="252" w:lineRule="auto"/>
              <w:jc w:val="both"/>
              <w:rPr>
                <w:sz w:val="16"/>
                <w:szCs w:val="16"/>
              </w:rPr>
            </w:pPr>
            <w:r w:rsidRPr="00D7714F">
              <w:rPr>
                <w:color w:val="000000"/>
                <w:sz w:val="16"/>
                <w:szCs w:val="16"/>
              </w:rPr>
              <w:t>Para todas las zonas con Condicionantes de riesgo:</w:t>
            </w:r>
          </w:p>
          <w:p w14:paraId="743FE62E"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Construcción de sótanos.</w:t>
            </w:r>
          </w:p>
          <w:p w14:paraId="526E6D11"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Construcciones con materiales inadecuados (adobe, mampostería sin refuerzo y concreto no reforzado).</w:t>
            </w:r>
          </w:p>
          <w:p w14:paraId="715B16D7" w14:textId="77777777" w:rsidR="00537A02" w:rsidRPr="00D7714F" w:rsidRDefault="00537A02" w:rsidP="00565445">
            <w:pPr>
              <w:pBdr>
                <w:top w:val="nil"/>
                <w:left w:val="nil"/>
                <w:bottom w:val="nil"/>
                <w:right w:val="nil"/>
                <w:between w:val="nil"/>
              </w:pBdr>
              <w:spacing w:after="0" w:line="252" w:lineRule="auto"/>
              <w:jc w:val="both"/>
              <w:rPr>
                <w:sz w:val="16"/>
                <w:szCs w:val="16"/>
              </w:rPr>
            </w:pPr>
            <w:r w:rsidRPr="00D7714F">
              <w:rPr>
                <w:color w:val="000000"/>
                <w:sz w:val="16"/>
                <w:szCs w:val="16"/>
              </w:rPr>
              <w:t>Para Zonas con peligro por sismo:</w:t>
            </w:r>
          </w:p>
          <w:p w14:paraId="4E882500"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Construcciones sin estudios de mecánica de suelos (incluir en el EMS, la Evaluación potencial de colapso, potencial de expansión y licuación de suelos).</w:t>
            </w:r>
          </w:p>
          <w:p w14:paraId="5800443F"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Diseños con irregularidades que generen torsiones estructurales durante un sismo.</w:t>
            </w:r>
          </w:p>
          <w:p w14:paraId="1D46F729"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Cimentaciones sobre suelos altamente orgánicos.</w:t>
            </w:r>
          </w:p>
          <w:p w14:paraId="4684A44E"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Construcciones sobre material de relleno no controlado (depósitos artificiales que se diferencian por su naturaleza y condiciones bajo las que son colocados).</w:t>
            </w:r>
          </w:p>
          <w:p w14:paraId="69A017F4"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Cimentaciones directas sobre suelos colapsables.</w:t>
            </w:r>
          </w:p>
          <w:p w14:paraId="3DC3E0C1" w14:textId="77777777" w:rsidR="00537A02" w:rsidRPr="00D7714F" w:rsidRDefault="00537A02" w:rsidP="00565445">
            <w:pPr>
              <w:pBdr>
                <w:top w:val="nil"/>
                <w:left w:val="nil"/>
                <w:bottom w:val="nil"/>
                <w:right w:val="nil"/>
                <w:between w:val="nil"/>
              </w:pBdr>
              <w:spacing w:after="0" w:line="252" w:lineRule="auto"/>
              <w:jc w:val="both"/>
              <w:rPr>
                <w:sz w:val="16"/>
                <w:szCs w:val="16"/>
              </w:rPr>
            </w:pPr>
            <w:r w:rsidRPr="00D7714F">
              <w:rPr>
                <w:color w:val="000000"/>
                <w:sz w:val="16"/>
                <w:szCs w:val="16"/>
              </w:rPr>
              <w:t>Para Zonas con peligro por movimientos en masa:</w:t>
            </w:r>
          </w:p>
          <w:p w14:paraId="1E922248" w14:textId="77777777" w:rsidR="00537A02" w:rsidRPr="00D7714F" w:rsidRDefault="00537A02">
            <w:pPr>
              <w:numPr>
                <w:ilvl w:val="0"/>
                <w:numId w:val="33"/>
              </w:numPr>
              <w:pBdr>
                <w:top w:val="nil"/>
                <w:left w:val="nil"/>
                <w:bottom w:val="nil"/>
                <w:right w:val="nil"/>
                <w:between w:val="nil"/>
              </w:pBdr>
              <w:spacing w:after="0" w:line="252" w:lineRule="auto"/>
              <w:ind w:left="450" w:hanging="218"/>
              <w:jc w:val="center"/>
              <w:rPr>
                <w:sz w:val="16"/>
                <w:szCs w:val="16"/>
              </w:rPr>
            </w:pPr>
            <w:r w:rsidRPr="00D7714F">
              <w:rPr>
                <w:color w:val="000000"/>
                <w:sz w:val="16"/>
                <w:szCs w:val="16"/>
              </w:rPr>
              <w:t>Cortes de talud en laderas de montaña que comprometan la estabilidad del mismo, y que superen la relación del talud de 1:3.</w:t>
            </w:r>
          </w:p>
          <w:p w14:paraId="6739F9A6"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Construcciones sobre material de relleno no controlado (depósitos artificiales que se diferencian por su naturaleza y condiciones bajo las que son colocados).</w:t>
            </w:r>
          </w:p>
          <w:p w14:paraId="362B38CF" w14:textId="77777777" w:rsidR="00537A02" w:rsidRPr="00D7714F" w:rsidRDefault="00537A02" w:rsidP="00565445">
            <w:pPr>
              <w:pBdr>
                <w:top w:val="nil"/>
                <w:left w:val="nil"/>
                <w:bottom w:val="nil"/>
                <w:right w:val="nil"/>
                <w:between w:val="nil"/>
              </w:pBdr>
              <w:spacing w:after="0" w:line="252" w:lineRule="auto"/>
              <w:jc w:val="both"/>
              <w:rPr>
                <w:sz w:val="16"/>
                <w:szCs w:val="16"/>
              </w:rPr>
            </w:pPr>
            <w:r w:rsidRPr="00D7714F">
              <w:rPr>
                <w:color w:val="000000"/>
                <w:sz w:val="16"/>
                <w:szCs w:val="16"/>
              </w:rPr>
              <w:t>Para Zonas con peligro por Inundación:</w:t>
            </w:r>
          </w:p>
          <w:p w14:paraId="332F3F6E" w14:textId="77777777" w:rsidR="00537A02" w:rsidRPr="00D7714F" w:rsidRDefault="00537A02">
            <w:pPr>
              <w:numPr>
                <w:ilvl w:val="0"/>
                <w:numId w:val="33"/>
              </w:numPr>
              <w:pBdr>
                <w:top w:val="nil"/>
                <w:left w:val="nil"/>
                <w:bottom w:val="nil"/>
                <w:right w:val="nil"/>
                <w:between w:val="nil"/>
              </w:pBdr>
              <w:spacing w:after="0" w:line="252" w:lineRule="auto"/>
              <w:ind w:left="450" w:hanging="218"/>
              <w:jc w:val="both"/>
              <w:rPr>
                <w:sz w:val="16"/>
                <w:szCs w:val="16"/>
              </w:rPr>
            </w:pPr>
            <w:r w:rsidRPr="00D7714F">
              <w:rPr>
                <w:color w:val="000000"/>
                <w:sz w:val="16"/>
                <w:szCs w:val="16"/>
              </w:rPr>
              <w:t>Construcción sobre antiguos cursos de ríos.</w:t>
            </w:r>
          </w:p>
          <w:p w14:paraId="36A13DD2" w14:textId="77777777" w:rsidR="00537A02" w:rsidRPr="00D7714F" w:rsidRDefault="00537A02">
            <w:pPr>
              <w:numPr>
                <w:ilvl w:val="0"/>
                <w:numId w:val="33"/>
              </w:numPr>
              <w:shd w:val="clear" w:color="auto" w:fill="F2F2F2"/>
              <w:spacing w:before="10" w:after="0" w:line="252" w:lineRule="auto"/>
              <w:ind w:left="450" w:hanging="218"/>
              <w:jc w:val="both"/>
              <w:rPr>
                <w:sz w:val="16"/>
                <w:szCs w:val="16"/>
              </w:rPr>
            </w:pPr>
            <w:r w:rsidRPr="00D7714F">
              <w:rPr>
                <w:color w:val="000000"/>
                <w:sz w:val="16"/>
                <w:szCs w:val="16"/>
              </w:rPr>
              <w:t>Construcciones con materiales que no sean resistentes al agua o que sean permeables.</w:t>
            </w:r>
          </w:p>
        </w:tc>
      </w:tr>
    </w:tbl>
    <w:p w14:paraId="7FBA358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lastRenderedPageBreak/>
        <w:t xml:space="preserve">(4) Los predios ubicados colindantes a la línea de ferrocarril deberán ajustarse a las consideraciones establecidas en el </w:t>
      </w:r>
      <w:r w:rsidRPr="00D7714F">
        <w:rPr>
          <w:rFonts w:ascii="Swis721 LtCn BT" w:eastAsia="Swis721 LtCn BT" w:hAnsi="Swis721 LtCn BT" w:cs="Swis721 LtCn BT"/>
          <w:b/>
          <w:bCs/>
          <w:i/>
          <w:iCs/>
          <w:color w:val="000000"/>
          <w:sz w:val="18"/>
          <w:szCs w:val="18"/>
        </w:rPr>
        <w:t>Artículo N° 19. Zona de Influencia del Ferrocarril</w:t>
      </w:r>
      <w:r w:rsidRPr="00D7714F">
        <w:rPr>
          <w:rFonts w:ascii="Swis721 LtCn BT" w:eastAsia="Swis721 LtCn BT" w:hAnsi="Swis721 LtCn BT" w:cs="Swis721 LtCn BT"/>
          <w:i/>
          <w:iCs/>
          <w:color w:val="000000"/>
          <w:sz w:val="18"/>
          <w:szCs w:val="18"/>
        </w:rPr>
        <w:t xml:space="preserve"> del D.S 032-2005-MTC. La zona de Influencia del ferrocarril está representada en los Mapas MP 20.5, MP 20.6, MP 20.7, MP 20.8 y MP 20.9.</w:t>
      </w:r>
    </w:p>
    <w:p w14:paraId="25A37D3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(5) Los usos especiales deberán ser evaluados en el marco de las normas técnicas especificas del sector correspondiente</w:t>
      </w:r>
      <w:r>
        <w:rPr>
          <w:rFonts w:ascii="Swis721 LtCn BT" w:eastAsia="Swis721 LtCn BT" w:hAnsi="Swis721 LtCn BT" w:cs="Swis721 LtCn BT"/>
          <w:i/>
          <w:iCs/>
          <w:color w:val="000000"/>
          <w:sz w:val="18"/>
          <w:szCs w:val="18"/>
        </w:rPr>
        <w:t xml:space="preserve"> </w:t>
      </w:r>
      <w:ins w:id="64" w:author="Anonymous" w:date="2026-04-10T19:16:00Z">
        <w:r w:rsidRPr="00EE1DE4">
          <w:rPr>
            <w:rFonts w:ascii="Swis721 LtCn BT" w:eastAsia="Swis721 LtCn BT" w:hAnsi="Swis721 LtCn BT" w:cs="Swis721 LtCn BT"/>
            <w:i/>
            <w:iCs/>
            <w:color w:val="000000"/>
            <w:sz w:val="18"/>
            <w:szCs w:val="18"/>
          </w:rPr>
          <w:t>y deberán ser compatibles de acuerdo al índice de compatibilidad de uso de suelos</w:t>
        </w:r>
      </w:ins>
      <w:r w:rsidRPr="00D7714F">
        <w:rPr>
          <w:rFonts w:ascii="Swis721 LtCn BT" w:eastAsia="Swis721 LtCn BT" w:hAnsi="Swis721 LtCn BT" w:cs="Swis721 LtCn BT"/>
          <w:i/>
          <w:iCs/>
          <w:color w:val="000000"/>
          <w:sz w:val="18"/>
          <w:szCs w:val="18"/>
        </w:rPr>
        <w:t>.</w:t>
      </w:r>
    </w:p>
    <w:p w14:paraId="0C0686DD"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Figura 2. Zona de Influencia del Ferrocarril según D.S 032-2005-MTC</w:t>
      </w:r>
    </w:p>
    <w:p w14:paraId="71707964" w14:textId="77777777" w:rsidR="00537A02" w:rsidRPr="00D7714F" w:rsidRDefault="00537A02" w:rsidP="00537A02">
      <w:pPr>
        <w:keepNext/>
        <w:pBdr>
          <w:top w:val="nil"/>
          <w:left w:val="nil"/>
          <w:bottom w:val="nil"/>
          <w:right w:val="nil"/>
          <w:between w:val="nil"/>
        </w:pBdr>
        <w:spacing w:after="120" w:line="252" w:lineRule="auto"/>
        <w:jc w:val="center"/>
        <w:rPr>
          <w:rFonts w:ascii="Swis721 LtCn BT" w:eastAsia="Swis721 LtCn BT" w:hAnsi="Swis721 LtCn BT" w:cs="Swis721 LtCn BT"/>
          <w:color w:val="000000"/>
        </w:rPr>
      </w:pPr>
      <w:r w:rsidRPr="00D7714F">
        <w:rPr>
          <w:rFonts w:ascii="Swis721 LtCn BT" w:eastAsia="Swis721 LtCn BT" w:hAnsi="Swis721 LtCn BT" w:cs="Swis721 LtCn BT"/>
          <w:noProof/>
          <w:color w:val="000000"/>
        </w:rPr>
        <w:drawing>
          <wp:inline distT="0" distB="0" distL="0" distR="0" wp14:anchorId="72E2D030" wp14:editId="0259B2A9">
            <wp:extent cx="8782050" cy="3629025"/>
            <wp:effectExtent l="0" t="0" r="0" b="9525"/>
            <wp:docPr id="3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8782050" cy="3629025"/>
                    </a:xfrm>
                    <a:prstGeom prst="rect">
                      <a:avLst/>
                    </a:prstGeom>
                    <a:ln/>
                  </pic:spPr>
                </pic:pic>
              </a:graphicData>
            </a:graphic>
          </wp:inline>
        </w:drawing>
      </w:r>
    </w:p>
    <w:p w14:paraId="02EDD882"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color w:val="000000"/>
        </w:rPr>
      </w:pPr>
      <w:r w:rsidRPr="00D7714F">
        <w:rPr>
          <w:rFonts w:ascii="Swis721 LtCn BT" w:eastAsia="Swis721 LtCn BT" w:hAnsi="Swis721 LtCn BT" w:cs="Swis721 LtCn BT"/>
          <w:i/>
          <w:iCs/>
          <w:color w:val="000000"/>
          <w:sz w:val="16"/>
          <w:szCs w:val="16"/>
        </w:rPr>
        <w:t xml:space="preserve">Fuente: </w:t>
      </w:r>
      <w:r w:rsidRPr="00D7714F">
        <w:rPr>
          <w:rFonts w:ascii="Swis721 LtCn BT" w:eastAsia="Swis721 LtCn BT" w:hAnsi="Swis721 LtCn BT" w:cs="Swis721 LtCn BT"/>
          <w:b/>
          <w:bCs/>
          <w:i/>
          <w:iCs/>
          <w:color w:val="000000"/>
          <w:sz w:val="16"/>
          <w:szCs w:val="16"/>
        </w:rPr>
        <w:t>Artículo N° 19. Zona de Influencia del Ferrocarril del D.S 032-2005-MTC</w:t>
      </w:r>
      <w:r w:rsidRPr="00D7714F">
        <w:rPr>
          <w:rFonts w:ascii="Swis721 LtCn BT" w:eastAsia="Swis721 LtCn BT" w:hAnsi="Swis721 LtCn BT" w:cs="Swis721 LtCn BT"/>
          <w:i/>
          <w:iCs/>
          <w:color w:val="000000"/>
          <w:sz w:val="16"/>
          <w:szCs w:val="16"/>
        </w:rPr>
        <w:t xml:space="preserve"> Elaboración equipo técnico PDU Anta</w:t>
      </w:r>
    </w:p>
    <w:p w14:paraId="7997AB58" w14:textId="77777777" w:rsidR="00537A02" w:rsidRPr="00D7714F" w:rsidRDefault="00537A02" w:rsidP="00537A02">
      <w:pPr>
        <w:sectPr w:rsidR="00537A02" w:rsidRPr="00D7714F" w:rsidSect="00537A02">
          <w:pgSz w:w="16840" w:h="11907" w:orient="landscape"/>
          <w:pgMar w:top="1701" w:right="1418" w:bottom="1276" w:left="1418" w:header="709" w:footer="709" w:gutter="0"/>
          <w:cols w:space="720"/>
        </w:sectPr>
      </w:pPr>
    </w:p>
    <w:p w14:paraId="4A95510C" w14:textId="77777777" w:rsidR="00537A02" w:rsidRPr="00D7714F" w:rsidRDefault="00537A02">
      <w:pPr>
        <w:pStyle w:val="Ttulo3"/>
        <w:numPr>
          <w:ilvl w:val="2"/>
          <w:numId w:val="2"/>
        </w:numPr>
      </w:pPr>
      <w:bookmarkStart w:id="65" w:name="_heading=h.2fw6i5n1j035" w:colFirst="0" w:colLast="0"/>
      <w:bookmarkEnd w:id="65"/>
      <w:r w:rsidRPr="00D7714F">
        <w:lastRenderedPageBreak/>
        <w:t>ZONAS SEGÚN USOS</w:t>
      </w:r>
    </w:p>
    <w:p w14:paraId="5D531080" w14:textId="77777777" w:rsidR="00537A02" w:rsidRPr="00D7714F" w:rsidRDefault="00537A02">
      <w:pPr>
        <w:pStyle w:val="Ttulo4"/>
        <w:numPr>
          <w:ilvl w:val="3"/>
          <w:numId w:val="2"/>
        </w:numPr>
      </w:pPr>
      <w:bookmarkStart w:id="66" w:name="_heading=h.dz7nu14hsohd" w:colFirst="0" w:colLast="0"/>
      <w:bookmarkEnd w:id="66"/>
      <w:r w:rsidRPr="00D7714F">
        <w:rPr>
          <w:sz w:val="26"/>
          <w:szCs w:val="26"/>
        </w:rPr>
        <w:t>Zona de Servicios Públicos Complementarios (ZSPC</w:t>
      </w:r>
      <w:r w:rsidRPr="00D7714F">
        <w:t>)</w:t>
      </w:r>
    </w:p>
    <w:p w14:paraId="56ACE1DB"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Definición </w:t>
      </w:r>
    </w:p>
    <w:p w14:paraId="416162D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Servicios Públicos Complementarios (ZSPC) comprende las tipologías de zonificación destinadas a áreas que albergan instalaciones para la prestación de servicios públicos o privados de educación y salud. Estas zonas integran equipamientos urbanos que responden a las necesidades colectivas, proporcionando infraestructura para servicios educativos y de salud, lo que refuerza la capacidad funcional de la ciudad y sus zonas de influencia. La ZSPC incluye centros educativos y de atención médica, facilitando el acceso a servicios dentro del tejido urbano.</w:t>
      </w:r>
    </w:p>
    <w:p w14:paraId="501A2C4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zonificación del PDU Anta considera las siguientes tipologías:</w:t>
      </w:r>
    </w:p>
    <w:p w14:paraId="1722370E" w14:textId="77777777" w:rsidR="00537A02" w:rsidRPr="00D7714F" w:rsidRDefault="00537A02">
      <w:pPr>
        <w:numPr>
          <w:ilvl w:val="0"/>
          <w:numId w:val="3"/>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E1-Educación Básica</w:t>
      </w:r>
    </w:p>
    <w:p w14:paraId="16A6C697" w14:textId="77777777" w:rsidR="00537A02" w:rsidRPr="00D7714F" w:rsidRDefault="00537A02">
      <w:pPr>
        <w:numPr>
          <w:ilvl w:val="0"/>
          <w:numId w:val="3"/>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E1’-Educación Técnico Productivo</w:t>
      </w:r>
    </w:p>
    <w:p w14:paraId="171D52AB" w14:textId="77777777" w:rsidR="00537A02" w:rsidRPr="00D7714F" w:rsidRDefault="00537A02">
      <w:pPr>
        <w:numPr>
          <w:ilvl w:val="0"/>
          <w:numId w:val="3"/>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E2-Educación Superior Tecnológica</w:t>
      </w:r>
    </w:p>
    <w:p w14:paraId="5AF92C5B" w14:textId="77777777" w:rsidR="00537A02" w:rsidRPr="00D7714F" w:rsidRDefault="00537A02">
      <w:pPr>
        <w:numPr>
          <w:ilvl w:val="0"/>
          <w:numId w:val="3"/>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H1-Posta Médica</w:t>
      </w:r>
    </w:p>
    <w:p w14:paraId="24278EC7" w14:textId="77777777" w:rsidR="00537A02" w:rsidRPr="00D7714F" w:rsidRDefault="00537A02">
      <w:pPr>
        <w:numPr>
          <w:ilvl w:val="0"/>
          <w:numId w:val="3"/>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H2-Centro de Salud</w:t>
      </w:r>
    </w:p>
    <w:p w14:paraId="1C9D3B77" w14:textId="77777777" w:rsidR="00537A02" w:rsidRPr="00D7714F" w:rsidRDefault="00537A02">
      <w:pPr>
        <w:numPr>
          <w:ilvl w:val="0"/>
          <w:numId w:val="3"/>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H3-Hospital General</w:t>
      </w:r>
    </w:p>
    <w:p w14:paraId="56FF0F88" w14:textId="77777777" w:rsidR="00537A02" w:rsidRPr="00D7714F" w:rsidRDefault="00537A02" w:rsidP="00537A02">
      <w:pPr>
        <w:pBdr>
          <w:top w:val="nil"/>
          <w:left w:val="nil"/>
          <w:bottom w:val="nil"/>
          <w:right w:val="nil"/>
          <w:between w:val="nil"/>
        </w:pBdr>
        <w:spacing w:after="0" w:line="252" w:lineRule="auto"/>
        <w:ind w:left="720"/>
        <w:jc w:val="both"/>
        <w:rPr>
          <w:rFonts w:ascii="Swis721 LtCn BT" w:eastAsia="Swis721 LtCn BT" w:hAnsi="Swis721 LtCn BT" w:cs="Swis721 LtCn BT"/>
          <w:color w:val="000000"/>
        </w:rPr>
      </w:pPr>
    </w:p>
    <w:p w14:paraId="1203C34E"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Zona de Educación Básica (E1 y E1’) </w:t>
      </w:r>
    </w:p>
    <w:p w14:paraId="3568343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Área destinada a la ubicación de establecimientos educativos de educación básica regular, especial y alternativa, que comprende la educación inicial, primaria y secundaria y los centros educativos; básico especial (CEBE) y básico alternativo (CEBA). Asimismo, comprende el área correspondiente al centro educativo técnico productivo (CETPRO). </w:t>
      </w:r>
    </w:p>
    <w:p w14:paraId="79A81A9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con la zonificación  E1 algunos predios de los siguientes sectores: Upis, Izcuchaca, Santa Rita, Marjko, Occoruro, Santa Rosa, Los Sauces, Nueva Anta, Piñancay, Anansaya (Cerro Ppuchuorcco), Pacca, Huachanccay, Pichoc 22 De Junio, Haparquilla, San Marcos, Huerta, Lluscanay, Kehuar, Yungaqui Grande, Flores, </w:t>
      </w:r>
      <w:r w:rsidRPr="00D7714F">
        <w:rPr>
          <w:rFonts w:ascii="Swis721 LtCn BT" w:eastAsia="Swis721 LtCn BT" w:hAnsi="Swis721 LtCn BT" w:cs="Swis721 LtCn BT"/>
          <w:color w:val="000000"/>
        </w:rPr>
        <w:t>Compone, Centro Cconchacalla, Inquilpata, Huancarpata, Rosaspampa, Villa La Unión, Pancarhuaylla, Chacan Chillapucjio, Munaypata, Chacan Santa Ana, Chacan Santiago, Chacan Lucre, Ttantañay y el sector de Mosocllacta.</w:t>
      </w:r>
    </w:p>
    <w:p w14:paraId="4111E3C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las tipologías de zonificación (E1 y E1’) se establecen los parámetros urbanísticos y edificatorios detallados en la siguiente tabla:</w:t>
      </w:r>
    </w:p>
    <w:p w14:paraId="665D4FE4"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34. Parámetros Urbanísticos y edificatorios de la Zona de Educación Básica (E1 y E1’)</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537A02" w:rsidRPr="00D7714F" w14:paraId="2E8A91B1" w14:textId="77777777" w:rsidTr="00565445">
        <w:trPr>
          <w:trHeight w:val="244"/>
          <w:tblHeader/>
        </w:trPr>
        <w:tc>
          <w:tcPr>
            <w:tcW w:w="6648" w:type="dxa"/>
            <w:gridSpan w:val="2"/>
          </w:tcPr>
          <w:p w14:paraId="24CED9E9"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EDUCACIÓN BÁSICA (E1 y E1’)</w:t>
            </w:r>
          </w:p>
        </w:tc>
      </w:tr>
      <w:tr w:rsidR="00537A02" w:rsidRPr="00D7714F" w14:paraId="00FE85F0" w14:textId="77777777" w:rsidTr="00565445">
        <w:trPr>
          <w:trHeight w:val="244"/>
          <w:tblHeader/>
        </w:trPr>
        <w:tc>
          <w:tcPr>
            <w:tcW w:w="2962" w:type="dxa"/>
          </w:tcPr>
          <w:p w14:paraId="1504092C"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686" w:type="dxa"/>
          </w:tcPr>
          <w:p w14:paraId="56E0969A"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610EC0C1" w14:textId="77777777" w:rsidTr="00565445">
        <w:trPr>
          <w:trHeight w:val="267"/>
        </w:trPr>
        <w:tc>
          <w:tcPr>
            <w:tcW w:w="2962" w:type="dxa"/>
          </w:tcPr>
          <w:p w14:paraId="3F65028F"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686" w:type="dxa"/>
          </w:tcPr>
          <w:p w14:paraId="211FEE8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5772D59A" w14:textId="77777777" w:rsidTr="00565445">
        <w:trPr>
          <w:trHeight w:val="255"/>
        </w:trPr>
        <w:tc>
          <w:tcPr>
            <w:tcW w:w="2962" w:type="dxa"/>
          </w:tcPr>
          <w:p w14:paraId="0E0594CB" w14:textId="77777777" w:rsidR="00537A02" w:rsidRPr="00D7714F" w:rsidRDefault="00537A02" w:rsidP="00565445">
            <w:pPr>
              <w:pBdr>
                <w:top w:val="nil"/>
                <w:left w:val="nil"/>
                <w:bottom w:val="nil"/>
                <w:right w:val="nil"/>
                <w:between w:val="nil"/>
              </w:pBdr>
              <w:spacing w:after="0" w:line="252" w:lineRule="auto"/>
            </w:pPr>
            <w:r w:rsidRPr="00D7714F">
              <w:t>Área mínima de Lote Normativo (m2) (1)</w:t>
            </w:r>
          </w:p>
        </w:tc>
        <w:tc>
          <w:tcPr>
            <w:tcW w:w="3686" w:type="dxa"/>
          </w:tcPr>
          <w:p w14:paraId="0729D9B6"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8"/>
                <w:szCs w:val="18"/>
              </w:rPr>
            </w:pPr>
            <w:r w:rsidRPr="00D7714F">
              <w:rPr>
                <w:sz w:val="18"/>
                <w:szCs w:val="18"/>
              </w:rPr>
              <w:t>Inicial: 840.00 m2</w:t>
            </w:r>
          </w:p>
          <w:p w14:paraId="6B91C3CD"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8"/>
                <w:szCs w:val="18"/>
              </w:rPr>
            </w:pPr>
            <w:r w:rsidRPr="00D7714F">
              <w:rPr>
                <w:sz w:val="18"/>
                <w:szCs w:val="18"/>
              </w:rPr>
              <w:t>Primaria: 2,000.00 m2</w:t>
            </w:r>
          </w:p>
          <w:p w14:paraId="52118183"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8"/>
                <w:szCs w:val="18"/>
              </w:rPr>
            </w:pPr>
            <w:r w:rsidRPr="00D7714F">
              <w:rPr>
                <w:sz w:val="18"/>
                <w:szCs w:val="18"/>
              </w:rPr>
              <w:t>Secundaria: 2,500.00 m2</w:t>
            </w:r>
          </w:p>
          <w:p w14:paraId="04A26A1E"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8"/>
                <w:szCs w:val="18"/>
              </w:rPr>
            </w:pPr>
            <w:r w:rsidRPr="00D7714F">
              <w:rPr>
                <w:sz w:val="18"/>
                <w:szCs w:val="18"/>
              </w:rPr>
              <w:t>CEBA: 1,100.00 m2</w:t>
            </w:r>
          </w:p>
          <w:p w14:paraId="65CDA71C"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8"/>
                <w:szCs w:val="18"/>
              </w:rPr>
            </w:pPr>
            <w:r w:rsidRPr="00D7714F">
              <w:rPr>
                <w:sz w:val="18"/>
                <w:szCs w:val="18"/>
              </w:rPr>
              <w:t>CEBE: 2,500.00 m2</w:t>
            </w:r>
          </w:p>
          <w:p w14:paraId="1D90CF71"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8"/>
                <w:szCs w:val="18"/>
              </w:rPr>
            </w:pPr>
            <w:r w:rsidRPr="00D7714F">
              <w:rPr>
                <w:sz w:val="18"/>
                <w:szCs w:val="18"/>
              </w:rPr>
              <w:t>CETPRO: 2,500.00-10,000.00 m2</w:t>
            </w:r>
          </w:p>
        </w:tc>
      </w:tr>
      <w:tr w:rsidR="00537A02" w:rsidRPr="00D7714F" w14:paraId="0F8561F1" w14:textId="77777777" w:rsidTr="00565445">
        <w:trPr>
          <w:trHeight w:val="267"/>
        </w:trPr>
        <w:tc>
          <w:tcPr>
            <w:tcW w:w="2962" w:type="dxa"/>
          </w:tcPr>
          <w:p w14:paraId="6B794D95" w14:textId="77777777" w:rsidR="00537A02" w:rsidRPr="00D7714F" w:rsidRDefault="00537A02" w:rsidP="00565445">
            <w:pPr>
              <w:pBdr>
                <w:top w:val="nil"/>
                <w:left w:val="nil"/>
                <w:bottom w:val="nil"/>
                <w:right w:val="nil"/>
                <w:between w:val="nil"/>
              </w:pBdr>
              <w:spacing w:after="0" w:line="252" w:lineRule="auto"/>
            </w:pPr>
            <w:r w:rsidRPr="00D7714F">
              <w:t>Frente mínimo de Lote Normativo (ml) (1)</w:t>
            </w:r>
          </w:p>
        </w:tc>
        <w:tc>
          <w:tcPr>
            <w:tcW w:w="3686" w:type="dxa"/>
          </w:tcPr>
          <w:p w14:paraId="27A248C3"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Inicial: 20.00 ml</w:t>
            </w:r>
          </w:p>
          <w:p w14:paraId="17CE2F98"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Primaria: 40.00 ml</w:t>
            </w:r>
          </w:p>
          <w:p w14:paraId="5C048A06"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Secundaria: 40.00 ml</w:t>
            </w:r>
          </w:p>
          <w:p w14:paraId="352FDDAD"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CEBA: 40.00 ml</w:t>
            </w:r>
          </w:p>
          <w:p w14:paraId="0857F2FE"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CEBE: 40.00 ml</w:t>
            </w:r>
          </w:p>
          <w:p w14:paraId="3111B624"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CETPRO: 40.00 ml</w:t>
            </w:r>
          </w:p>
        </w:tc>
      </w:tr>
      <w:tr w:rsidR="00537A02" w:rsidRPr="00D7714F" w14:paraId="718D114B" w14:textId="77777777" w:rsidTr="00565445">
        <w:trPr>
          <w:trHeight w:val="255"/>
        </w:trPr>
        <w:tc>
          <w:tcPr>
            <w:tcW w:w="2962" w:type="dxa"/>
          </w:tcPr>
          <w:p w14:paraId="0B0B0C62"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686" w:type="dxa"/>
          </w:tcPr>
          <w:p w14:paraId="41E6B70F"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 xml:space="preserve">Inicial: 6.00 ml o 2 pisos </w:t>
            </w:r>
          </w:p>
          <w:p w14:paraId="4B09A1C6"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Primaria, Secundaria: según al RNE y Normas Técnicas de Criterios Generales y Normas Técnicas Especificas del Minedu.</w:t>
            </w:r>
          </w:p>
          <w:p w14:paraId="4B901547"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8"/>
                <w:szCs w:val="18"/>
              </w:rPr>
            </w:pPr>
            <w:r w:rsidRPr="00D7714F">
              <w:rPr>
                <w:sz w:val="18"/>
                <w:szCs w:val="18"/>
              </w:rPr>
              <w:t>CEBA, CEBE, CETPRO: Según a zona de densidad adyacente</w:t>
            </w:r>
          </w:p>
        </w:tc>
      </w:tr>
      <w:tr w:rsidR="00537A02" w:rsidRPr="00D7714F" w14:paraId="5A53A0AC" w14:textId="77777777" w:rsidTr="00565445">
        <w:trPr>
          <w:trHeight w:val="267"/>
        </w:trPr>
        <w:tc>
          <w:tcPr>
            <w:tcW w:w="2962" w:type="dxa"/>
          </w:tcPr>
          <w:p w14:paraId="4BDD558B" w14:textId="77777777" w:rsidR="00537A02" w:rsidRPr="00D7714F" w:rsidRDefault="00537A02" w:rsidP="00565445">
            <w:pPr>
              <w:pBdr>
                <w:top w:val="nil"/>
                <w:left w:val="nil"/>
                <w:bottom w:val="nil"/>
                <w:right w:val="nil"/>
                <w:between w:val="nil"/>
              </w:pBdr>
              <w:spacing w:after="0" w:line="252" w:lineRule="auto"/>
            </w:pPr>
            <w:r w:rsidRPr="00D7714F">
              <w:t>Retiros</w:t>
            </w:r>
          </w:p>
        </w:tc>
        <w:tc>
          <w:tcPr>
            <w:tcW w:w="3686" w:type="dxa"/>
          </w:tcPr>
          <w:p w14:paraId="0527938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5.00 ml </w:t>
            </w:r>
          </w:p>
        </w:tc>
      </w:tr>
      <w:tr w:rsidR="00537A02" w:rsidRPr="00D7714F" w14:paraId="593B0A92" w14:textId="77777777" w:rsidTr="00565445">
        <w:trPr>
          <w:trHeight w:val="267"/>
        </w:trPr>
        <w:tc>
          <w:tcPr>
            <w:tcW w:w="2962" w:type="dxa"/>
          </w:tcPr>
          <w:p w14:paraId="5547BF46"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686" w:type="dxa"/>
          </w:tcPr>
          <w:p w14:paraId="3C81C3A3"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57D84D27" w14:textId="77777777" w:rsidTr="00565445">
        <w:trPr>
          <w:trHeight w:val="255"/>
        </w:trPr>
        <w:tc>
          <w:tcPr>
            <w:tcW w:w="2962" w:type="dxa"/>
          </w:tcPr>
          <w:p w14:paraId="49117262" w14:textId="77777777" w:rsidR="00537A02" w:rsidRPr="00D7714F" w:rsidRDefault="00537A02" w:rsidP="00565445">
            <w:pPr>
              <w:pBdr>
                <w:top w:val="nil"/>
                <w:left w:val="nil"/>
                <w:bottom w:val="nil"/>
                <w:right w:val="nil"/>
                <w:between w:val="nil"/>
              </w:pBdr>
              <w:spacing w:after="0" w:line="252" w:lineRule="auto"/>
            </w:pPr>
            <w:r w:rsidRPr="00D7714F">
              <w:t>Porcentaje mínimo de área libre</w:t>
            </w:r>
          </w:p>
        </w:tc>
        <w:tc>
          <w:tcPr>
            <w:tcW w:w="3686" w:type="dxa"/>
          </w:tcPr>
          <w:p w14:paraId="3D5DF04B"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40% del área total del lote.</w:t>
            </w:r>
          </w:p>
        </w:tc>
      </w:tr>
      <w:tr w:rsidR="00537A02" w:rsidRPr="00D7714F" w14:paraId="2F372F75" w14:textId="77777777" w:rsidTr="00565445">
        <w:trPr>
          <w:trHeight w:val="255"/>
        </w:trPr>
        <w:tc>
          <w:tcPr>
            <w:tcW w:w="2962" w:type="dxa"/>
          </w:tcPr>
          <w:p w14:paraId="2014BE31" w14:textId="77777777" w:rsidR="00537A02" w:rsidRPr="00D7714F" w:rsidRDefault="00537A02" w:rsidP="00565445">
            <w:pPr>
              <w:pBdr>
                <w:top w:val="nil"/>
                <w:left w:val="nil"/>
                <w:bottom w:val="nil"/>
                <w:right w:val="nil"/>
                <w:between w:val="nil"/>
              </w:pBdr>
              <w:spacing w:after="0" w:line="252" w:lineRule="auto"/>
            </w:pPr>
            <w:r w:rsidRPr="00D7714F">
              <w:lastRenderedPageBreak/>
              <w:t>Número mínimo de estacionamientos</w:t>
            </w:r>
          </w:p>
        </w:tc>
        <w:tc>
          <w:tcPr>
            <w:tcW w:w="3686" w:type="dxa"/>
          </w:tcPr>
          <w:p w14:paraId="56D11C4A"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61B2A5FA" w14:textId="77777777" w:rsidTr="00565445">
        <w:trPr>
          <w:trHeight w:val="255"/>
        </w:trPr>
        <w:tc>
          <w:tcPr>
            <w:tcW w:w="2962" w:type="dxa"/>
          </w:tcPr>
          <w:p w14:paraId="7324568B" w14:textId="77777777" w:rsidR="00537A02" w:rsidRPr="00D7714F" w:rsidRDefault="00537A02" w:rsidP="00565445">
            <w:pPr>
              <w:pBdr>
                <w:top w:val="nil"/>
                <w:left w:val="nil"/>
                <w:bottom w:val="nil"/>
                <w:right w:val="nil"/>
                <w:between w:val="nil"/>
              </w:pBdr>
              <w:spacing w:after="0" w:line="252" w:lineRule="auto"/>
            </w:pPr>
            <w:r w:rsidRPr="00D7714F">
              <w:t>Volado sobre retiro (2)</w:t>
            </w:r>
          </w:p>
        </w:tc>
        <w:tc>
          <w:tcPr>
            <w:tcW w:w="3686" w:type="dxa"/>
          </w:tcPr>
          <w:p w14:paraId="541917CB"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0.50 ml (máximo)</w:t>
            </w:r>
          </w:p>
        </w:tc>
      </w:tr>
      <w:tr w:rsidR="00537A02" w:rsidRPr="00D7714F" w14:paraId="1D381D22" w14:textId="77777777" w:rsidTr="00565445">
        <w:trPr>
          <w:trHeight w:val="255"/>
        </w:trPr>
        <w:tc>
          <w:tcPr>
            <w:tcW w:w="2962" w:type="dxa"/>
          </w:tcPr>
          <w:p w14:paraId="1D9662DB"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686" w:type="dxa"/>
          </w:tcPr>
          <w:p w14:paraId="2D5B28C7"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se admite otro uso de suelo</w:t>
            </w:r>
          </w:p>
        </w:tc>
      </w:tr>
      <w:tr w:rsidR="00537A02" w:rsidRPr="00D7714F" w14:paraId="165F9923" w14:textId="77777777" w:rsidTr="00565445">
        <w:trPr>
          <w:trHeight w:val="255"/>
        </w:trPr>
        <w:tc>
          <w:tcPr>
            <w:tcW w:w="6648" w:type="dxa"/>
            <w:gridSpan w:val="2"/>
          </w:tcPr>
          <w:p w14:paraId="0CC255BB" w14:textId="77777777" w:rsidR="00537A02" w:rsidRPr="00D7714F" w:rsidRDefault="00537A02" w:rsidP="00565445">
            <w:pPr>
              <w:pBdr>
                <w:top w:val="nil"/>
                <w:left w:val="nil"/>
                <w:bottom w:val="nil"/>
                <w:right w:val="nil"/>
                <w:between w:val="nil"/>
              </w:pBdr>
              <w:spacing w:after="0" w:line="252" w:lineRule="auto"/>
            </w:pPr>
            <w:r w:rsidRPr="00D7714F">
              <w:t>Restricciones</w:t>
            </w:r>
          </w:p>
        </w:tc>
      </w:tr>
      <w:tr w:rsidR="00537A02" w:rsidRPr="00D7714F" w14:paraId="6F26F434" w14:textId="77777777" w:rsidTr="00565445">
        <w:trPr>
          <w:trHeight w:val="255"/>
        </w:trPr>
        <w:tc>
          <w:tcPr>
            <w:tcW w:w="6648" w:type="dxa"/>
            <w:gridSpan w:val="2"/>
            <w:shd w:val="clear" w:color="auto" w:fill="F2F2F2"/>
          </w:tcPr>
          <w:p w14:paraId="6C82A203"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No se permitirá el acondicionamiento de viviendas para este tipo de usos.</w:t>
            </w:r>
          </w:p>
          <w:p w14:paraId="6A8E462C"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Sobre áreas de expansión urbana se realizará el Análisis de riesgo antes de intervenir en este lote.</w:t>
            </w:r>
          </w:p>
        </w:tc>
      </w:tr>
    </w:tbl>
    <w:p w14:paraId="44735026"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16D692F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40D0699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1670971C"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Zona de Educación Superior Tecnológica (E2) </w:t>
      </w:r>
    </w:p>
    <w:p w14:paraId="7861D64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Educación Superior Tecnológica (E2) refiere al área destinada a la ubicación de instituciones de educación superior tecnológica, y escuelas superiores que ofrezcan carreras técnicas. Refiere a la zona correspondiente al instituto de educación superior (IES) ubicada en el sector de Piñanccay.</w:t>
      </w:r>
    </w:p>
    <w:p w14:paraId="5C672C9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Zona de Educación Superior Tecnológica (E2) se establece parámetros urbanísticos y edificatorios como lote mínimo normativo de entre 2,500.00 -10,000.00 m2, frente mínimo normativo de 60.00 ml y 40% de área libre del lote, detallados en la siguiente tabla:</w:t>
      </w:r>
    </w:p>
    <w:p w14:paraId="7D26E7A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58931950"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35. Parámetros Urbanísticos y edificatorios de la Zona de Educación Superior Tecnológica (E2)</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537A02" w:rsidRPr="00D7714F" w14:paraId="6EECCE96" w14:textId="77777777" w:rsidTr="00565445">
        <w:trPr>
          <w:trHeight w:val="244"/>
          <w:tblHeader/>
        </w:trPr>
        <w:tc>
          <w:tcPr>
            <w:tcW w:w="6648" w:type="dxa"/>
            <w:gridSpan w:val="2"/>
          </w:tcPr>
          <w:p w14:paraId="1E3EEBE7"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EDUCACIÓN SUPERIOR TECNOLÓGICA (E2)</w:t>
            </w:r>
          </w:p>
        </w:tc>
      </w:tr>
      <w:tr w:rsidR="00537A02" w:rsidRPr="00D7714F" w14:paraId="3AFFB729" w14:textId="77777777" w:rsidTr="00565445">
        <w:trPr>
          <w:trHeight w:val="244"/>
          <w:tblHeader/>
        </w:trPr>
        <w:tc>
          <w:tcPr>
            <w:tcW w:w="2962" w:type="dxa"/>
          </w:tcPr>
          <w:p w14:paraId="0DBE5040"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686" w:type="dxa"/>
          </w:tcPr>
          <w:p w14:paraId="59194F30"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3906A7E0" w14:textId="77777777" w:rsidTr="00565445">
        <w:trPr>
          <w:trHeight w:val="267"/>
        </w:trPr>
        <w:tc>
          <w:tcPr>
            <w:tcW w:w="2962" w:type="dxa"/>
          </w:tcPr>
          <w:p w14:paraId="7F2267BF"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686" w:type="dxa"/>
          </w:tcPr>
          <w:p w14:paraId="65F31201"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022E9EEA" w14:textId="77777777" w:rsidTr="00565445">
        <w:trPr>
          <w:trHeight w:val="255"/>
        </w:trPr>
        <w:tc>
          <w:tcPr>
            <w:tcW w:w="2962" w:type="dxa"/>
          </w:tcPr>
          <w:p w14:paraId="4F630B59" w14:textId="77777777" w:rsidR="00537A02" w:rsidRPr="00D7714F" w:rsidRDefault="00537A02" w:rsidP="00565445">
            <w:pPr>
              <w:pBdr>
                <w:top w:val="nil"/>
                <w:left w:val="nil"/>
                <w:bottom w:val="nil"/>
                <w:right w:val="nil"/>
                <w:between w:val="nil"/>
              </w:pBdr>
              <w:spacing w:after="0" w:line="252" w:lineRule="auto"/>
            </w:pPr>
            <w:r w:rsidRPr="00D7714F">
              <w:t>Área mínima de Lote Normativo (m2) (1)</w:t>
            </w:r>
          </w:p>
        </w:tc>
        <w:tc>
          <w:tcPr>
            <w:tcW w:w="3686" w:type="dxa"/>
          </w:tcPr>
          <w:p w14:paraId="25B74068" w14:textId="77777777" w:rsidR="00537A02" w:rsidRPr="00D7714F" w:rsidRDefault="00537A02" w:rsidP="00565445">
            <w:pPr>
              <w:pBdr>
                <w:top w:val="nil"/>
                <w:left w:val="nil"/>
                <w:bottom w:val="nil"/>
                <w:right w:val="nil"/>
                <w:between w:val="nil"/>
              </w:pBdr>
              <w:spacing w:after="0" w:line="252" w:lineRule="auto"/>
              <w:rPr>
                <w:sz w:val="18"/>
                <w:szCs w:val="18"/>
              </w:rPr>
            </w:pPr>
            <w:r w:rsidRPr="00D7714F">
              <w:rPr>
                <w:sz w:val="18"/>
                <w:szCs w:val="18"/>
              </w:rPr>
              <w:t>2,500.00 -10,000.00 m2</w:t>
            </w:r>
          </w:p>
        </w:tc>
      </w:tr>
      <w:tr w:rsidR="00537A02" w:rsidRPr="00D7714F" w14:paraId="2EDE1B7E" w14:textId="77777777" w:rsidTr="00565445">
        <w:trPr>
          <w:trHeight w:val="267"/>
        </w:trPr>
        <w:tc>
          <w:tcPr>
            <w:tcW w:w="2962" w:type="dxa"/>
          </w:tcPr>
          <w:p w14:paraId="51933546" w14:textId="77777777" w:rsidR="00537A02" w:rsidRPr="00D7714F" w:rsidRDefault="00537A02" w:rsidP="00565445">
            <w:pPr>
              <w:pBdr>
                <w:top w:val="nil"/>
                <w:left w:val="nil"/>
                <w:bottom w:val="nil"/>
                <w:right w:val="nil"/>
                <w:between w:val="nil"/>
              </w:pBdr>
              <w:spacing w:after="0" w:line="252" w:lineRule="auto"/>
            </w:pPr>
            <w:r w:rsidRPr="00D7714F">
              <w:t>Frente mínimo de Lote Normativo (ml) (1)</w:t>
            </w:r>
          </w:p>
        </w:tc>
        <w:tc>
          <w:tcPr>
            <w:tcW w:w="3686" w:type="dxa"/>
          </w:tcPr>
          <w:p w14:paraId="176F961A"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60.00 ml</w:t>
            </w:r>
          </w:p>
        </w:tc>
      </w:tr>
      <w:tr w:rsidR="00537A02" w:rsidRPr="00D7714F" w14:paraId="001F2A95" w14:textId="77777777" w:rsidTr="00565445">
        <w:trPr>
          <w:trHeight w:val="255"/>
        </w:trPr>
        <w:tc>
          <w:tcPr>
            <w:tcW w:w="2962" w:type="dxa"/>
          </w:tcPr>
          <w:p w14:paraId="19D18585"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686" w:type="dxa"/>
          </w:tcPr>
          <w:p w14:paraId="15FC0381"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a zona de densidad adyacente</w:t>
            </w:r>
          </w:p>
        </w:tc>
      </w:tr>
      <w:tr w:rsidR="00537A02" w:rsidRPr="00D7714F" w14:paraId="7EB0DD19" w14:textId="77777777" w:rsidTr="00565445">
        <w:trPr>
          <w:trHeight w:val="267"/>
        </w:trPr>
        <w:tc>
          <w:tcPr>
            <w:tcW w:w="2962" w:type="dxa"/>
          </w:tcPr>
          <w:p w14:paraId="46B14AE1" w14:textId="77777777" w:rsidR="00537A02" w:rsidRPr="00D7714F" w:rsidRDefault="00537A02" w:rsidP="00565445">
            <w:pPr>
              <w:pBdr>
                <w:top w:val="nil"/>
                <w:left w:val="nil"/>
                <w:bottom w:val="nil"/>
                <w:right w:val="nil"/>
                <w:between w:val="nil"/>
              </w:pBdr>
              <w:spacing w:after="0" w:line="252" w:lineRule="auto"/>
            </w:pPr>
            <w:r w:rsidRPr="00D7714F">
              <w:t>Retiros</w:t>
            </w:r>
          </w:p>
        </w:tc>
        <w:tc>
          <w:tcPr>
            <w:tcW w:w="3686" w:type="dxa"/>
          </w:tcPr>
          <w:p w14:paraId="1A926EC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3.00 ml </w:t>
            </w:r>
          </w:p>
        </w:tc>
      </w:tr>
      <w:tr w:rsidR="00537A02" w:rsidRPr="00D7714F" w14:paraId="2BEE65B7" w14:textId="77777777" w:rsidTr="00565445">
        <w:trPr>
          <w:trHeight w:val="267"/>
        </w:trPr>
        <w:tc>
          <w:tcPr>
            <w:tcW w:w="2962" w:type="dxa"/>
          </w:tcPr>
          <w:p w14:paraId="621EFE3E"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686" w:type="dxa"/>
          </w:tcPr>
          <w:p w14:paraId="5A0C7B98"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49E40EA4" w14:textId="77777777" w:rsidTr="00565445">
        <w:trPr>
          <w:trHeight w:val="255"/>
        </w:trPr>
        <w:tc>
          <w:tcPr>
            <w:tcW w:w="2962" w:type="dxa"/>
          </w:tcPr>
          <w:p w14:paraId="73C0DBBE" w14:textId="77777777" w:rsidR="00537A02" w:rsidRPr="00D7714F" w:rsidRDefault="00537A02" w:rsidP="00565445">
            <w:pPr>
              <w:pBdr>
                <w:top w:val="nil"/>
                <w:left w:val="nil"/>
                <w:bottom w:val="nil"/>
                <w:right w:val="nil"/>
                <w:between w:val="nil"/>
              </w:pBdr>
              <w:spacing w:after="0" w:line="252" w:lineRule="auto"/>
            </w:pPr>
            <w:r w:rsidRPr="00D7714F">
              <w:t xml:space="preserve">Porcentaje mínimo de área libre </w:t>
            </w:r>
          </w:p>
        </w:tc>
        <w:tc>
          <w:tcPr>
            <w:tcW w:w="3686" w:type="dxa"/>
          </w:tcPr>
          <w:p w14:paraId="48BB060D"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40% del área total del lote.</w:t>
            </w:r>
          </w:p>
        </w:tc>
      </w:tr>
      <w:tr w:rsidR="00537A02" w:rsidRPr="00D7714F" w14:paraId="1BF596C2" w14:textId="77777777" w:rsidTr="00565445">
        <w:trPr>
          <w:trHeight w:val="255"/>
        </w:trPr>
        <w:tc>
          <w:tcPr>
            <w:tcW w:w="2962" w:type="dxa"/>
          </w:tcPr>
          <w:p w14:paraId="4D129553" w14:textId="77777777" w:rsidR="00537A02" w:rsidRPr="00D7714F" w:rsidRDefault="00537A02" w:rsidP="00565445">
            <w:pPr>
              <w:pBdr>
                <w:top w:val="nil"/>
                <w:left w:val="nil"/>
                <w:bottom w:val="nil"/>
                <w:right w:val="nil"/>
                <w:between w:val="nil"/>
              </w:pBdr>
              <w:spacing w:after="0" w:line="252" w:lineRule="auto"/>
            </w:pPr>
            <w:r w:rsidRPr="00D7714F">
              <w:t>Número mínimo de estacionamientos</w:t>
            </w:r>
          </w:p>
        </w:tc>
        <w:tc>
          <w:tcPr>
            <w:tcW w:w="3686" w:type="dxa"/>
          </w:tcPr>
          <w:p w14:paraId="5CF772A2"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6534A9B3" w14:textId="77777777" w:rsidTr="00565445">
        <w:trPr>
          <w:trHeight w:val="255"/>
        </w:trPr>
        <w:tc>
          <w:tcPr>
            <w:tcW w:w="2962" w:type="dxa"/>
          </w:tcPr>
          <w:p w14:paraId="37A54527" w14:textId="77777777" w:rsidR="00537A02" w:rsidRPr="00D7714F" w:rsidRDefault="00537A02" w:rsidP="00565445">
            <w:pPr>
              <w:pBdr>
                <w:top w:val="nil"/>
                <w:left w:val="nil"/>
                <w:bottom w:val="nil"/>
                <w:right w:val="nil"/>
                <w:between w:val="nil"/>
              </w:pBdr>
              <w:spacing w:after="0" w:line="252" w:lineRule="auto"/>
            </w:pPr>
            <w:r w:rsidRPr="00D7714F">
              <w:t>Volado sobre retiro (2)</w:t>
            </w:r>
          </w:p>
        </w:tc>
        <w:tc>
          <w:tcPr>
            <w:tcW w:w="3686" w:type="dxa"/>
          </w:tcPr>
          <w:p w14:paraId="5A5AB73E"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0.50 ml (máximo)</w:t>
            </w:r>
          </w:p>
        </w:tc>
      </w:tr>
      <w:tr w:rsidR="00537A02" w:rsidRPr="00D7714F" w14:paraId="697F3C65" w14:textId="77777777" w:rsidTr="00565445">
        <w:trPr>
          <w:trHeight w:val="255"/>
        </w:trPr>
        <w:tc>
          <w:tcPr>
            <w:tcW w:w="2962" w:type="dxa"/>
          </w:tcPr>
          <w:p w14:paraId="305F329C"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686" w:type="dxa"/>
          </w:tcPr>
          <w:p w14:paraId="4F256ACE"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se admite otro uso de suelo</w:t>
            </w:r>
          </w:p>
        </w:tc>
      </w:tr>
      <w:tr w:rsidR="00537A02" w:rsidRPr="00D7714F" w14:paraId="2971DB31" w14:textId="77777777" w:rsidTr="00565445">
        <w:trPr>
          <w:trHeight w:val="255"/>
        </w:trPr>
        <w:tc>
          <w:tcPr>
            <w:tcW w:w="6648" w:type="dxa"/>
            <w:gridSpan w:val="2"/>
          </w:tcPr>
          <w:p w14:paraId="513CED8B" w14:textId="77777777" w:rsidR="00537A02" w:rsidRPr="00D7714F" w:rsidRDefault="00537A02" w:rsidP="00565445">
            <w:pPr>
              <w:pBdr>
                <w:top w:val="nil"/>
                <w:left w:val="nil"/>
                <w:bottom w:val="nil"/>
                <w:right w:val="nil"/>
                <w:between w:val="nil"/>
              </w:pBdr>
              <w:spacing w:after="0" w:line="252" w:lineRule="auto"/>
            </w:pPr>
            <w:r w:rsidRPr="00D7714F">
              <w:t>Restricciones</w:t>
            </w:r>
          </w:p>
        </w:tc>
      </w:tr>
      <w:tr w:rsidR="00537A02" w:rsidRPr="00D7714F" w14:paraId="47025603" w14:textId="77777777" w:rsidTr="00565445">
        <w:trPr>
          <w:trHeight w:val="255"/>
        </w:trPr>
        <w:tc>
          <w:tcPr>
            <w:tcW w:w="6648" w:type="dxa"/>
            <w:gridSpan w:val="2"/>
            <w:shd w:val="clear" w:color="auto" w:fill="F2F2F2"/>
          </w:tcPr>
          <w:p w14:paraId="0FF2BDA5"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No se permitirá el acondicionamiento de viviendas para este tipo de usos.</w:t>
            </w:r>
          </w:p>
          <w:p w14:paraId="6E622A6C"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Sobre áreas de expansión urbana se realizará el Análisis de riesgo antes de intervenir en este lote.</w:t>
            </w:r>
          </w:p>
        </w:tc>
      </w:tr>
    </w:tbl>
    <w:p w14:paraId="3FAA96C5"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0E66C9B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1854B27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lastRenderedPageBreak/>
        <w:t>(2) Se puede edificar voladizos sobre el retiro frontal hasta 0.50 m, a partir de 2.30 m de altura, en las edificaciones que no tengan retiros no se permitirá voladizos sobre la vereda.</w:t>
      </w:r>
    </w:p>
    <w:p w14:paraId="044F624A"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Zona de Posta Médica (H1) </w:t>
      </w:r>
    </w:p>
    <w:p w14:paraId="747A694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Posta Médica (H1) refiere al área destinada a la ubicación de establecimientos de salud de nivel I, que brindan atención médica básica y de emergencia, cuentan con profesionales de la salud, más no tienen médicos cirujanos.</w:t>
      </w:r>
    </w:p>
    <w:p w14:paraId="1726A69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se clasifican en I-1: Puesto de Salud, I-2: Puesto de Salud con Medico.</w:t>
      </w:r>
    </w:p>
    <w:p w14:paraId="40D091E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el ámbito de intervención</w:t>
      </w:r>
      <w:r>
        <w:rPr>
          <w:rFonts w:ascii="Swis721 LtCn BT" w:eastAsia="Swis721 LtCn BT" w:hAnsi="Swis721 LtCn BT" w:cs="Swis721 LtCn BT"/>
          <w:color w:val="000000"/>
        </w:rPr>
        <w:t xml:space="preserve"> del PDU Anta</w:t>
      </w:r>
      <w:r w:rsidRPr="00D7714F">
        <w:rPr>
          <w:rFonts w:ascii="Swis721 LtCn BT" w:eastAsia="Swis721 LtCn BT" w:hAnsi="Swis721 LtCn BT" w:cs="Swis721 LtCn BT"/>
          <w:color w:val="000000"/>
        </w:rPr>
        <w:t>, los puestos de salud sin médico (I-1) se encuentran ubicados en el sector de Haparquilla. Por su parte, los puestos de salud con médico (I-2) están ubicados en los sectores de Chac</w:t>
      </w:r>
      <w:r>
        <w:rPr>
          <w:rFonts w:ascii="Swis721 LtCn BT" w:eastAsia="Swis721 LtCn BT" w:hAnsi="Swis721 LtCn BT" w:cs="Swis721 LtCn BT"/>
          <w:color w:val="000000"/>
        </w:rPr>
        <w:t>a</w:t>
      </w:r>
      <w:r w:rsidRPr="00D7714F">
        <w:rPr>
          <w:rFonts w:ascii="Swis721 LtCn BT" w:eastAsia="Swis721 LtCn BT" w:hAnsi="Swis721 LtCn BT" w:cs="Swis721 LtCn BT"/>
          <w:color w:val="000000"/>
        </w:rPr>
        <w:t>n Santa Ana, Compone, Pacca y Markjo.</w:t>
      </w:r>
    </w:p>
    <w:p w14:paraId="1C79BEC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Zona Posta Médica (H1) se establece parámetros urbanísticos y edificatorios como lote mínimo normativo de 500.00 m2, frente mínimo normativo de 20.00 ml y 40% de área libre del lote, detallados en la siguiente tabla:</w:t>
      </w:r>
    </w:p>
    <w:p w14:paraId="0598C82A"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36. Parámetros Urbanísticos y edificatorios de la Zona de Posta Médica (H1)</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537A02" w:rsidRPr="00D7714F" w14:paraId="2C771F6D" w14:textId="77777777" w:rsidTr="00565445">
        <w:trPr>
          <w:trHeight w:val="244"/>
          <w:tblHeader/>
        </w:trPr>
        <w:tc>
          <w:tcPr>
            <w:tcW w:w="6648" w:type="dxa"/>
            <w:gridSpan w:val="2"/>
          </w:tcPr>
          <w:p w14:paraId="5143AE00"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POSTA MÉDICA (H1)</w:t>
            </w:r>
          </w:p>
        </w:tc>
      </w:tr>
      <w:tr w:rsidR="00537A02" w:rsidRPr="00D7714F" w14:paraId="0916AD0E" w14:textId="77777777" w:rsidTr="00565445">
        <w:trPr>
          <w:trHeight w:val="244"/>
          <w:tblHeader/>
        </w:trPr>
        <w:tc>
          <w:tcPr>
            <w:tcW w:w="2962" w:type="dxa"/>
          </w:tcPr>
          <w:p w14:paraId="70FD61E0"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686" w:type="dxa"/>
          </w:tcPr>
          <w:p w14:paraId="43A0C0F1"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532DB492" w14:textId="77777777" w:rsidTr="00565445">
        <w:trPr>
          <w:trHeight w:val="267"/>
        </w:trPr>
        <w:tc>
          <w:tcPr>
            <w:tcW w:w="2962" w:type="dxa"/>
          </w:tcPr>
          <w:p w14:paraId="45F99AD9"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686" w:type="dxa"/>
          </w:tcPr>
          <w:p w14:paraId="13B6497B"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21D09BB3" w14:textId="77777777" w:rsidTr="00565445">
        <w:trPr>
          <w:trHeight w:val="255"/>
        </w:trPr>
        <w:tc>
          <w:tcPr>
            <w:tcW w:w="2962" w:type="dxa"/>
          </w:tcPr>
          <w:p w14:paraId="1B752A6B" w14:textId="77777777" w:rsidR="00537A02" w:rsidRPr="00D7714F" w:rsidRDefault="00537A02" w:rsidP="00565445">
            <w:pPr>
              <w:pBdr>
                <w:top w:val="nil"/>
                <w:left w:val="nil"/>
                <w:bottom w:val="nil"/>
                <w:right w:val="nil"/>
                <w:between w:val="nil"/>
              </w:pBdr>
              <w:spacing w:after="0" w:line="252" w:lineRule="auto"/>
            </w:pPr>
            <w:r w:rsidRPr="00D7714F">
              <w:t>Área mínima de Lote Normativo (m2) (1)</w:t>
            </w:r>
          </w:p>
        </w:tc>
        <w:tc>
          <w:tcPr>
            <w:tcW w:w="3686" w:type="dxa"/>
          </w:tcPr>
          <w:p w14:paraId="78E91B7E" w14:textId="77777777" w:rsidR="00537A02" w:rsidRPr="00D7714F" w:rsidRDefault="00537A02" w:rsidP="00565445">
            <w:pPr>
              <w:pBdr>
                <w:top w:val="nil"/>
                <w:left w:val="nil"/>
                <w:bottom w:val="nil"/>
                <w:right w:val="nil"/>
                <w:between w:val="nil"/>
              </w:pBdr>
              <w:spacing w:after="0" w:line="252" w:lineRule="auto"/>
              <w:rPr>
                <w:sz w:val="18"/>
                <w:szCs w:val="18"/>
              </w:rPr>
            </w:pPr>
            <w:r w:rsidRPr="00D7714F">
              <w:rPr>
                <w:sz w:val="18"/>
                <w:szCs w:val="18"/>
              </w:rPr>
              <w:t>I-1/ I-2: 500.00 m2</w:t>
            </w:r>
          </w:p>
        </w:tc>
      </w:tr>
      <w:tr w:rsidR="00537A02" w:rsidRPr="00D7714F" w14:paraId="652F70C9" w14:textId="77777777" w:rsidTr="00565445">
        <w:trPr>
          <w:trHeight w:val="267"/>
        </w:trPr>
        <w:tc>
          <w:tcPr>
            <w:tcW w:w="2962" w:type="dxa"/>
          </w:tcPr>
          <w:p w14:paraId="5AF1DD4B" w14:textId="77777777" w:rsidR="00537A02" w:rsidRPr="00D7714F" w:rsidRDefault="00537A02" w:rsidP="00565445">
            <w:pPr>
              <w:pBdr>
                <w:top w:val="nil"/>
                <w:left w:val="nil"/>
                <w:bottom w:val="nil"/>
                <w:right w:val="nil"/>
                <w:between w:val="nil"/>
              </w:pBdr>
              <w:spacing w:after="0" w:line="252" w:lineRule="auto"/>
            </w:pPr>
            <w:r w:rsidRPr="00D7714F">
              <w:t>Frente mínimo de Lote Normativo (ml) (1)</w:t>
            </w:r>
          </w:p>
        </w:tc>
        <w:tc>
          <w:tcPr>
            <w:tcW w:w="3686" w:type="dxa"/>
          </w:tcPr>
          <w:p w14:paraId="0BC37A17"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20.00 ml</w:t>
            </w:r>
          </w:p>
        </w:tc>
      </w:tr>
      <w:tr w:rsidR="00537A02" w:rsidRPr="00D7714F" w14:paraId="704287B3" w14:textId="77777777" w:rsidTr="00565445">
        <w:trPr>
          <w:trHeight w:val="255"/>
        </w:trPr>
        <w:tc>
          <w:tcPr>
            <w:tcW w:w="2962" w:type="dxa"/>
          </w:tcPr>
          <w:p w14:paraId="6806C435"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686" w:type="dxa"/>
          </w:tcPr>
          <w:p w14:paraId="66A20263"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a zona de densidad adyacente</w:t>
            </w:r>
          </w:p>
        </w:tc>
      </w:tr>
      <w:tr w:rsidR="00537A02" w:rsidRPr="00D7714F" w14:paraId="6AE01D65" w14:textId="77777777" w:rsidTr="00565445">
        <w:trPr>
          <w:trHeight w:val="267"/>
        </w:trPr>
        <w:tc>
          <w:tcPr>
            <w:tcW w:w="2962" w:type="dxa"/>
          </w:tcPr>
          <w:p w14:paraId="435CC1E8" w14:textId="77777777" w:rsidR="00537A02" w:rsidRPr="00D7714F" w:rsidRDefault="00537A02" w:rsidP="00565445">
            <w:pPr>
              <w:pBdr>
                <w:top w:val="nil"/>
                <w:left w:val="nil"/>
                <w:bottom w:val="nil"/>
                <w:right w:val="nil"/>
                <w:between w:val="nil"/>
              </w:pBdr>
              <w:spacing w:after="0" w:line="252" w:lineRule="auto"/>
            </w:pPr>
            <w:r w:rsidRPr="00D7714F">
              <w:t>Retiros</w:t>
            </w:r>
          </w:p>
        </w:tc>
        <w:tc>
          <w:tcPr>
            <w:tcW w:w="3686" w:type="dxa"/>
          </w:tcPr>
          <w:p w14:paraId="5887C010"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3.00 ml </w:t>
            </w:r>
          </w:p>
        </w:tc>
      </w:tr>
      <w:tr w:rsidR="00537A02" w:rsidRPr="00D7714F" w14:paraId="1447F23C" w14:textId="77777777" w:rsidTr="00565445">
        <w:trPr>
          <w:trHeight w:val="267"/>
        </w:trPr>
        <w:tc>
          <w:tcPr>
            <w:tcW w:w="2962" w:type="dxa"/>
          </w:tcPr>
          <w:p w14:paraId="32D4A800"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686" w:type="dxa"/>
          </w:tcPr>
          <w:p w14:paraId="233DC8AA"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66FC843E" w14:textId="77777777" w:rsidTr="00565445">
        <w:trPr>
          <w:trHeight w:val="255"/>
        </w:trPr>
        <w:tc>
          <w:tcPr>
            <w:tcW w:w="2962" w:type="dxa"/>
          </w:tcPr>
          <w:p w14:paraId="27249E6C" w14:textId="77777777" w:rsidR="00537A02" w:rsidRPr="00D7714F" w:rsidRDefault="00537A02" w:rsidP="00565445">
            <w:pPr>
              <w:pBdr>
                <w:top w:val="nil"/>
                <w:left w:val="nil"/>
                <w:bottom w:val="nil"/>
                <w:right w:val="nil"/>
                <w:between w:val="nil"/>
              </w:pBdr>
              <w:spacing w:after="0" w:line="252" w:lineRule="auto"/>
            </w:pPr>
            <w:r w:rsidRPr="00D7714F">
              <w:t xml:space="preserve">Porcentaje mínimo de área libre </w:t>
            </w:r>
          </w:p>
        </w:tc>
        <w:tc>
          <w:tcPr>
            <w:tcW w:w="3686" w:type="dxa"/>
          </w:tcPr>
          <w:p w14:paraId="42DE58AC"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40% del área total del lote.</w:t>
            </w:r>
          </w:p>
        </w:tc>
      </w:tr>
      <w:tr w:rsidR="00537A02" w:rsidRPr="00D7714F" w14:paraId="2CA216E2" w14:textId="77777777" w:rsidTr="00565445">
        <w:trPr>
          <w:trHeight w:val="255"/>
        </w:trPr>
        <w:tc>
          <w:tcPr>
            <w:tcW w:w="2962" w:type="dxa"/>
          </w:tcPr>
          <w:p w14:paraId="006A1C7D" w14:textId="77777777" w:rsidR="00537A02" w:rsidRPr="00D7714F" w:rsidRDefault="00537A02" w:rsidP="00565445">
            <w:pPr>
              <w:pBdr>
                <w:top w:val="nil"/>
                <w:left w:val="nil"/>
                <w:bottom w:val="nil"/>
                <w:right w:val="nil"/>
                <w:between w:val="nil"/>
              </w:pBdr>
              <w:spacing w:after="0" w:line="252" w:lineRule="auto"/>
            </w:pPr>
            <w:r w:rsidRPr="00D7714F">
              <w:t>Número mínimo de estacionamientos</w:t>
            </w:r>
          </w:p>
        </w:tc>
        <w:tc>
          <w:tcPr>
            <w:tcW w:w="3686" w:type="dxa"/>
          </w:tcPr>
          <w:p w14:paraId="01D3925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7F6D34E9" w14:textId="77777777" w:rsidTr="00565445">
        <w:trPr>
          <w:trHeight w:val="255"/>
        </w:trPr>
        <w:tc>
          <w:tcPr>
            <w:tcW w:w="2962" w:type="dxa"/>
          </w:tcPr>
          <w:p w14:paraId="6154A411" w14:textId="77777777" w:rsidR="00537A02" w:rsidRPr="00D7714F" w:rsidRDefault="00537A02" w:rsidP="00565445">
            <w:pPr>
              <w:pBdr>
                <w:top w:val="nil"/>
                <w:left w:val="nil"/>
                <w:bottom w:val="nil"/>
                <w:right w:val="nil"/>
                <w:between w:val="nil"/>
              </w:pBdr>
              <w:spacing w:after="0" w:line="252" w:lineRule="auto"/>
            </w:pPr>
            <w:r w:rsidRPr="00D7714F">
              <w:t>Volado sobre retiro (2)</w:t>
            </w:r>
          </w:p>
        </w:tc>
        <w:tc>
          <w:tcPr>
            <w:tcW w:w="3686" w:type="dxa"/>
          </w:tcPr>
          <w:p w14:paraId="07270811"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0.50 ml (máximo)</w:t>
            </w:r>
          </w:p>
        </w:tc>
      </w:tr>
      <w:tr w:rsidR="00537A02" w:rsidRPr="00D7714F" w14:paraId="64B4CD9F" w14:textId="77777777" w:rsidTr="00565445">
        <w:trPr>
          <w:trHeight w:val="255"/>
        </w:trPr>
        <w:tc>
          <w:tcPr>
            <w:tcW w:w="2962" w:type="dxa"/>
          </w:tcPr>
          <w:p w14:paraId="1B93CC74"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686" w:type="dxa"/>
          </w:tcPr>
          <w:p w14:paraId="101730B8"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se admite otro uso de suelo</w:t>
            </w:r>
          </w:p>
        </w:tc>
      </w:tr>
      <w:tr w:rsidR="00537A02" w:rsidRPr="00D7714F" w14:paraId="6B0AE140" w14:textId="77777777" w:rsidTr="00565445">
        <w:trPr>
          <w:trHeight w:val="255"/>
        </w:trPr>
        <w:tc>
          <w:tcPr>
            <w:tcW w:w="6648" w:type="dxa"/>
            <w:gridSpan w:val="2"/>
          </w:tcPr>
          <w:p w14:paraId="0741313F" w14:textId="77777777" w:rsidR="00537A02" w:rsidRPr="00D7714F" w:rsidRDefault="00537A02" w:rsidP="00565445">
            <w:pPr>
              <w:pBdr>
                <w:top w:val="nil"/>
                <w:left w:val="nil"/>
                <w:bottom w:val="nil"/>
                <w:right w:val="nil"/>
                <w:between w:val="nil"/>
              </w:pBdr>
              <w:spacing w:after="0" w:line="252" w:lineRule="auto"/>
            </w:pPr>
            <w:r w:rsidRPr="00D7714F">
              <w:t>Restricciones</w:t>
            </w:r>
          </w:p>
        </w:tc>
      </w:tr>
      <w:tr w:rsidR="00537A02" w:rsidRPr="00D7714F" w14:paraId="00871EB2" w14:textId="77777777" w:rsidTr="00565445">
        <w:trPr>
          <w:trHeight w:val="255"/>
        </w:trPr>
        <w:tc>
          <w:tcPr>
            <w:tcW w:w="6648" w:type="dxa"/>
            <w:gridSpan w:val="2"/>
            <w:shd w:val="clear" w:color="auto" w:fill="F2F2F2"/>
          </w:tcPr>
          <w:p w14:paraId="1B704A44"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No se permitirá el acondicionamiento de viviendas para este tipo de usos.</w:t>
            </w:r>
          </w:p>
          <w:p w14:paraId="3DDDC97A"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Sobre áreas de expansión urbana se realizará el Análisis de riesgo antes de intervenir en este lote.</w:t>
            </w:r>
          </w:p>
        </w:tc>
      </w:tr>
    </w:tbl>
    <w:p w14:paraId="5AB1502E"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5F5DD36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2D84ABF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55C581B0"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Zona de Centro de Salud (H2) </w:t>
      </w:r>
    </w:p>
    <w:p w14:paraId="150D12C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Centro de Salud (H2) refiere al área destinada a la ubicación de establecimientos de salud de nivel I, que brindan atención médica ambulatoria y para el caso de las I-4 incluye internamiento de corta estancia enfocada al materno perinatal e infantil.</w:t>
      </w:r>
    </w:p>
    <w:p w14:paraId="319748D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se clasifican en I-3: Centro de salud sin internamiento, I-4: Centro de salud con internamiento.</w:t>
      </w:r>
    </w:p>
    <w:p w14:paraId="13D16DE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el ámbito de intervención</w:t>
      </w:r>
      <w:r>
        <w:rPr>
          <w:rFonts w:ascii="Swis721 LtCn BT" w:eastAsia="Swis721 LtCn BT" w:hAnsi="Swis721 LtCn BT" w:cs="Swis721 LtCn BT"/>
          <w:color w:val="000000"/>
        </w:rPr>
        <w:t xml:space="preserve"> del PDU Anta</w:t>
      </w:r>
      <w:r w:rsidRPr="00D7714F">
        <w:rPr>
          <w:rFonts w:ascii="Swis721 LtCn BT" w:eastAsia="Swis721 LtCn BT" w:hAnsi="Swis721 LtCn BT" w:cs="Swis721 LtCn BT"/>
          <w:color w:val="000000"/>
        </w:rPr>
        <w:t>, los centros de salud sin internamiento (I-3) se encuentran ubicados en los sectores de Rosaspampa de Cconchacalla, Los Sauces – Izcuchaca, Mollema y Nueva Anta.</w:t>
      </w:r>
    </w:p>
    <w:p w14:paraId="64728AB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Para la Zona de Centro de Salud (H2) se establece parámetros urbanísticos y edificatorios como lote mínimo normativo de entre 2,800.00 m2, frente mínimo normativo de 30.00 ml y 30% de área libre del lote, detallados en la siguiente tabla:</w:t>
      </w:r>
    </w:p>
    <w:p w14:paraId="1941619C"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37. Parámetros Urbanísticos y edificatorios de la Zona de Centro de Salud (H2)</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537A02" w:rsidRPr="00D7714F" w14:paraId="4AB3297E" w14:textId="77777777" w:rsidTr="00565445">
        <w:trPr>
          <w:trHeight w:val="244"/>
          <w:tblHeader/>
        </w:trPr>
        <w:tc>
          <w:tcPr>
            <w:tcW w:w="6648" w:type="dxa"/>
            <w:gridSpan w:val="2"/>
          </w:tcPr>
          <w:p w14:paraId="7C4A5531"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CENTRO DE SALUD (H2)</w:t>
            </w:r>
          </w:p>
        </w:tc>
      </w:tr>
      <w:tr w:rsidR="00537A02" w:rsidRPr="00D7714F" w14:paraId="2D5446A6" w14:textId="77777777" w:rsidTr="00565445">
        <w:trPr>
          <w:trHeight w:val="244"/>
          <w:tblHeader/>
        </w:trPr>
        <w:tc>
          <w:tcPr>
            <w:tcW w:w="2962" w:type="dxa"/>
          </w:tcPr>
          <w:p w14:paraId="564BA7CE"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686" w:type="dxa"/>
          </w:tcPr>
          <w:p w14:paraId="2F716C4B"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7962095E" w14:textId="77777777" w:rsidTr="00565445">
        <w:trPr>
          <w:trHeight w:val="267"/>
        </w:trPr>
        <w:tc>
          <w:tcPr>
            <w:tcW w:w="2962" w:type="dxa"/>
          </w:tcPr>
          <w:p w14:paraId="15271A23"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686" w:type="dxa"/>
          </w:tcPr>
          <w:p w14:paraId="18225D4D"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7F8D4B9F" w14:textId="77777777" w:rsidTr="00565445">
        <w:trPr>
          <w:trHeight w:val="255"/>
        </w:trPr>
        <w:tc>
          <w:tcPr>
            <w:tcW w:w="2962" w:type="dxa"/>
          </w:tcPr>
          <w:p w14:paraId="410E5668" w14:textId="77777777" w:rsidR="00537A02" w:rsidRPr="00D7714F" w:rsidRDefault="00537A02" w:rsidP="00565445">
            <w:pPr>
              <w:pBdr>
                <w:top w:val="nil"/>
                <w:left w:val="nil"/>
                <w:bottom w:val="nil"/>
                <w:right w:val="nil"/>
                <w:between w:val="nil"/>
              </w:pBdr>
              <w:spacing w:after="0" w:line="252" w:lineRule="auto"/>
            </w:pPr>
            <w:r w:rsidRPr="00D7714F">
              <w:t>Área mínima de Lote Normativo (m2) (1)</w:t>
            </w:r>
          </w:p>
        </w:tc>
        <w:tc>
          <w:tcPr>
            <w:tcW w:w="3686" w:type="dxa"/>
          </w:tcPr>
          <w:p w14:paraId="5E15A5FA" w14:textId="77777777" w:rsidR="00537A02" w:rsidRPr="00D7714F" w:rsidRDefault="00537A02" w:rsidP="00565445">
            <w:pPr>
              <w:pBdr>
                <w:top w:val="nil"/>
                <w:left w:val="nil"/>
                <w:bottom w:val="nil"/>
                <w:right w:val="nil"/>
                <w:between w:val="nil"/>
              </w:pBdr>
              <w:spacing w:after="0" w:line="252" w:lineRule="auto"/>
              <w:rPr>
                <w:sz w:val="18"/>
                <w:szCs w:val="18"/>
              </w:rPr>
            </w:pPr>
            <w:r w:rsidRPr="00D7714F">
              <w:rPr>
                <w:sz w:val="18"/>
                <w:szCs w:val="18"/>
              </w:rPr>
              <w:t>I-3/ I-4: 2,800.00 m2</w:t>
            </w:r>
          </w:p>
        </w:tc>
      </w:tr>
      <w:tr w:rsidR="00537A02" w:rsidRPr="00D7714F" w14:paraId="702F16BD" w14:textId="77777777" w:rsidTr="00565445">
        <w:trPr>
          <w:trHeight w:val="267"/>
        </w:trPr>
        <w:tc>
          <w:tcPr>
            <w:tcW w:w="2962" w:type="dxa"/>
          </w:tcPr>
          <w:p w14:paraId="6A9B10DD" w14:textId="77777777" w:rsidR="00537A02" w:rsidRPr="00D7714F" w:rsidRDefault="00537A02" w:rsidP="00565445">
            <w:pPr>
              <w:pBdr>
                <w:top w:val="nil"/>
                <w:left w:val="nil"/>
                <w:bottom w:val="nil"/>
                <w:right w:val="nil"/>
                <w:between w:val="nil"/>
              </w:pBdr>
              <w:spacing w:after="0" w:line="252" w:lineRule="auto"/>
            </w:pPr>
            <w:r w:rsidRPr="00D7714F">
              <w:t>Frente mínimo de Lote Normativo (ml) (1)</w:t>
            </w:r>
          </w:p>
        </w:tc>
        <w:tc>
          <w:tcPr>
            <w:tcW w:w="3686" w:type="dxa"/>
          </w:tcPr>
          <w:p w14:paraId="59E2E31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30.00 ml / Según proyecto</w:t>
            </w:r>
          </w:p>
        </w:tc>
      </w:tr>
      <w:tr w:rsidR="00537A02" w:rsidRPr="00D7714F" w14:paraId="27304D89" w14:textId="77777777" w:rsidTr="00565445">
        <w:trPr>
          <w:trHeight w:val="255"/>
        </w:trPr>
        <w:tc>
          <w:tcPr>
            <w:tcW w:w="2962" w:type="dxa"/>
          </w:tcPr>
          <w:p w14:paraId="598836A3"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686" w:type="dxa"/>
          </w:tcPr>
          <w:p w14:paraId="59A4ED4B"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a zona de densidad adyacente</w:t>
            </w:r>
          </w:p>
        </w:tc>
      </w:tr>
      <w:tr w:rsidR="00537A02" w:rsidRPr="00D7714F" w14:paraId="79F87BB7" w14:textId="77777777" w:rsidTr="00565445">
        <w:trPr>
          <w:trHeight w:val="267"/>
        </w:trPr>
        <w:tc>
          <w:tcPr>
            <w:tcW w:w="2962" w:type="dxa"/>
          </w:tcPr>
          <w:p w14:paraId="031B3AD8" w14:textId="77777777" w:rsidR="00537A02" w:rsidRPr="00D7714F" w:rsidRDefault="00537A02" w:rsidP="00565445">
            <w:pPr>
              <w:pBdr>
                <w:top w:val="nil"/>
                <w:left w:val="nil"/>
                <w:bottom w:val="nil"/>
                <w:right w:val="nil"/>
                <w:between w:val="nil"/>
              </w:pBdr>
              <w:spacing w:after="0" w:line="252" w:lineRule="auto"/>
            </w:pPr>
            <w:r w:rsidRPr="00D7714F">
              <w:t>Retiros</w:t>
            </w:r>
          </w:p>
        </w:tc>
        <w:tc>
          <w:tcPr>
            <w:tcW w:w="3686" w:type="dxa"/>
          </w:tcPr>
          <w:p w14:paraId="46AD1B2E"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3.00 ml </w:t>
            </w:r>
          </w:p>
        </w:tc>
      </w:tr>
      <w:tr w:rsidR="00537A02" w:rsidRPr="00D7714F" w14:paraId="5B567366" w14:textId="77777777" w:rsidTr="00565445">
        <w:trPr>
          <w:trHeight w:val="267"/>
        </w:trPr>
        <w:tc>
          <w:tcPr>
            <w:tcW w:w="2962" w:type="dxa"/>
          </w:tcPr>
          <w:p w14:paraId="4CAF21AD"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686" w:type="dxa"/>
          </w:tcPr>
          <w:p w14:paraId="75ABCFF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36E1ADAF" w14:textId="77777777" w:rsidTr="00565445">
        <w:trPr>
          <w:trHeight w:val="255"/>
        </w:trPr>
        <w:tc>
          <w:tcPr>
            <w:tcW w:w="2962" w:type="dxa"/>
          </w:tcPr>
          <w:p w14:paraId="1E95F848" w14:textId="77777777" w:rsidR="00537A02" w:rsidRPr="00D7714F" w:rsidRDefault="00537A02" w:rsidP="00565445">
            <w:pPr>
              <w:pBdr>
                <w:top w:val="nil"/>
                <w:left w:val="nil"/>
                <w:bottom w:val="nil"/>
                <w:right w:val="nil"/>
                <w:between w:val="nil"/>
              </w:pBdr>
              <w:spacing w:after="0" w:line="252" w:lineRule="auto"/>
            </w:pPr>
            <w:r w:rsidRPr="00D7714F">
              <w:t>Porcentaje mínimo de área libre</w:t>
            </w:r>
          </w:p>
        </w:tc>
        <w:tc>
          <w:tcPr>
            <w:tcW w:w="3686" w:type="dxa"/>
          </w:tcPr>
          <w:p w14:paraId="7A62AF08"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30% del área total del lote.</w:t>
            </w:r>
          </w:p>
        </w:tc>
      </w:tr>
      <w:tr w:rsidR="00537A02" w:rsidRPr="00D7714F" w14:paraId="1F8841F0" w14:textId="77777777" w:rsidTr="00565445">
        <w:trPr>
          <w:trHeight w:val="255"/>
        </w:trPr>
        <w:tc>
          <w:tcPr>
            <w:tcW w:w="2962" w:type="dxa"/>
          </w:tcPr>
          <w:p w14:paraId="0AD0DC15" w14:textId="77777777" w:rsidR="00537A02" w:rsidRPr="00D7714F" w:rsidRDefault="00537A02" w:rsidP="00565445">
            <w:pPr>
              <w:pBdr>
                <w:top w:val="nil"/>
                <w:left w:val="nil"/>
                <w:bottom w:val="nil"/>
                <w:right w:val="nil"/>
                <w:between w:val="nil"/>
              </w:pBdr>
              <w:spacing w:after="0" w:line="252" w:lineRule="auto"/>
            </w:pPr>
            <w:r w:rsidRPr="00D7714F">
              <w:t>Número mínimo de estacionamientos</w:t>
            </w:r>
          </w:p>
        </w:tc>
        <w:tc>
          <w:tcPr>
            <w:tcW w:w="3686" w:type="dxa"/>
          </w:tcPr>
          <w:p w14:paraId="0997CC60"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415BB189" w14:textId="77777777" w:rsidTr="00565445">
        <w:trPr>
          <w:trHeight w:val="255"/>
        </w:trPr>
        <w:tc>
          <w:tcPr>
            <w:tcW w:w="2962" w:type="dxa"/>
          </w:tcPr>
          <w:p w14:paraId="49565D78" w14:textId="77777777" w:rsidR="00537A02" w:rsidRPr="00D7714F" w:rsidRDefault="00537A02" w:rsidP="00565445">
            <w:pPr>
              <w:pBdr>
                <w:top w:val="nil"/>
                <w:left w:val="nil"/>
                <w:bottom w:val="nil"/>
                <w:right w:val="nil"/>
                <w:between w:val="nil"/>
              </w:pBdr>
              <w:spacing w:after="0" w:line="252" w:lineRule="auto"/>
            </w:pPr>
            <w:r w:rsidRPr="00D7714F">
              <w:t>Volado sobre retiro (2)</w:t>
            </w:r>
          </w:p>
        </w:tc>
        <w:tc>
          <w:tcPr>
            <w:tcW w:w="3686" w:type="dxa"/>
          </w:tcPr>
          <w:p w14:paraId="114C90CD"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0.50 ml (máximo)</w:t>
            </w:r>
          </w:p>
        </w:tc>
      </w:tr>
      <w:tr w:rsidR="00537A02" w:rsidRPr="00D7714F" w14:paraId="4AA73350" w14:textId="77777777" w:rsidTr="00565445">
        <w:trPr>
          <w:trHeight w:val="255"/>
        </w:trPr>
        <w:tc>
          <w:tcPr>
            <w:tcW w:w="2962" w:type="dxa"/>
          </w:tcPr>
          <w:p w14:paraId="75B69CEC"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686" w:type="dxa"/>
          </w:tcPr>
          <w:p w14:paraId="79AF06DD"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se admite otro uso de suelo</w:t>
            </w:r>
          </w:p>
        </w:tc>
      </w:tr>
      <w:tr w:rsidR="00537A02" w:rsidRPr="00D7714F" w14:paraId="3C82C8A0" w14:textId="77777777" w:rsidTr="00565445">
        <w:trPr>
          <w:trHeight w:val="255"/>
        </w:trPr>
        <w:tc>
          <w:tcPr>
            <w:tcW w:w="6648" w:type="dxa"/>
            <w:gridSpan w:val="2"/>
          </w:tcPr>
          <w:p w14:paraId="0B68549D" w14:textId="77777777" w:rsidR="00537A02" w:rsidRPr="00D7714F" w:rsidRDefault="00537A02" w:rsidP="00565445">
            <w:pPr>
              <w:pBdr>
                <w:top w:val="nil"/>
                <w:left w:val="nil"/>
                <w:bottom w:val="nil"/>
                <w:right w:val="nil"/>
                <w:between w:val="nil"/>
              </w:pBdr>
              <w:spacing w:after="0" w:line="252" w:lineRule="auto"/>
            </w:pPr>
            <w:r w:rsidRPr="00D7714F">
              <w:t>Restricciones</w:t>
            </w:r>
          </w:p>
        </w:tc>
      </w:tr>
      <w:tr w:rsidR="00537A02" w:rsidRPr="00D7714F" w14:paraId="10C89789" w14:textId="77777777" w:rsidTr="00565445">
        <w:trPr>
          <w:trHeight w:val="255"/>
        </w:trPr>
        <w:tc>
          <w:tcPr>
            <w:tcW w:w="6648" w:type="dxa"/>
            <w:gridSpan w:val="2"/>
            <w:shd w:val="clear" w:color="auto" w:fill="F2F2F2"/>
          </w:tcPr>
          <w:p w14:paraId="005787CF"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No se permitirá el acondicionamiento de viviendas para este tipo de usos.</w:t>
            </w:r>
          </w:p>
          <w:p w14:paraId="3901AFF8" w14:textId="77777777" w:rsidR="00537A02" w:rsidRPr="00D7714F" w:rsidRDefault="00537A02">
            <w:pPr>
              <w:numPr>
                <w:ilvl w:val="0"/>
                <w:numId w:val="32"/>
              </w:numPr>
              <w:pBdr>
                <w:top w:val="nil"/>
                <w:left w:val="nil"/>
                <w:bottom w:val="nil"/>
                <w:right w:val="nil"/>
                <w:between w:val="nil"/>
              </w:pBdr>
              <w:spacing w:after="0" w:line="252" w:lineRule="auto"/>
              <w:jc w:val="both"/>
              <w:rPr>
                <w:strike/>
              </w:rPr>
            </w:pPr>
            <w:r w:rsidRPr="00D7714F">
              <w:t>Sobre áreas de expansión urbana se realizará el Análisis de riesgo antes de intervenir en este lote.</w:t>
            </w:r>
          </w:p>
        </w:tc>
      </w:tr>
    </w:tbl>
    <w:p w14:paraId="7A6A2DD8"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566DB7D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w:t>
      </w:r>
      <w:r w:rsidRPr="00D7714F">
        <w:rPr>
          <w:rFonts w:ascii="Swis721 LtCn BT" w:eastAsia="Swis721 LtCn BT" w:hAnsi="Swis721 LtCn BT" w:cs="Swis721 LtCn BT"/>
          <w:i/>
          <w:iCs/>
          <w:color w:val="000000"/>
          <w:sz w:val="18"/>
          <w:szCs w:val="18"/>
        </w:rPr>
        <w:t>presente reglamento.  Los equipamientos en funcionamiento diagnosticados están clasificados dentro de esta tipología de zonificación, y no necesariamente deberán cumplirán con los parámetros de área, frente mínima, y porcentaje de área libre de lote.</w:t>
      </w:r>
    </w:p>
    <w:p w14:paraId="4A31D2F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En predios existentes con menor porcentaje de área libre, corresponde al existente.</w:t>
      </w:r>
    </w:p>
    <w:p w14:paraId="7477729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Se puede edificar voladizos sobre el retiro frontal hasta 0.50 m, a partir de 2.30 m de altura, en las edificaciones que no tengan retiros no se permitirá voladizos sobre la vereda.</w:t>
      </w:r>
    </w:p>
    <w:p w14:paraId="25733C42"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Hospital General (H3)</w:t>
      </w:r>
    </w:p>
    <w:p w14:paraId="50DB752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Hospital General (H3) ) refiere a los establecimientos  salud del segundo nivel de atención, con capacidad resolutiva y brindar atención ambulatoria, de emergencia y hospitalaria, y cuentan como mínimo con las Unidades Prestadoras de Servicios de Salud (UPSS) de consulta externa, emergencia, hospitalización, centro obstétrico, centro quirúrgico, medicina de rehabilitación, diagnostico por imágenes, patología clínica, farmacia, centro de hemoterapia, banco de sangre, nutrición, dietética y central de esterilización-</w:t>
      </w:r>
    </w:p>
    <w:p w14:paraId="0E298C4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Le corresponde la categoría II-1 (Hospital I)</w:t>
      </w:r>
    </w:p>
    <w:p w14:paraId="6AF7E52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Zona de Hospital General (H3) se establece parámetros urbanísticos y edificatorios como lote mínimo normativo de 10,000.00 m2, frente mínimo normativo de 50.00 ml y 40% de área libre del lote, detallados en la siguiente tabla:</w:t>
      </w:r>
    </w:p>
    <w:p w14:paraId="431EBCB8"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38. Parámetros Urbanísticos y edificatorios de la Zona de Hospital General (H3)</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537A02" w:rsidRPr="00D7714F" w14:paraId="209DE551" w14:textId="77777777" w:rsidTr="00565445">
        <w:trPr>
          <w:trHeight w:val="244"/>
          <w:tblHeader/>
        </w:trPr>
        <w:tc>
          <w:tcPr>
            <w:tcW w:w="6648" w:type="dxa"/>
            <w:gridSpan w:val="2"/>
          </w:tcPr>
          <w:p w14:paraId="0D3AB77D"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POSTA MÉDICA (H1)</w:t>
            </w:r>
          </w:p>
        </w:tc>
      </w:tr>
      <w:tr w:rsidR="00537A02" w:rsidRPr="00D7714F" w14:paraId="78E608A9" w14:textId="77777777" w:rsidTr="00565445">
        <w:trPr>
          <w:trHeight w:val="244"/>
          <w:tblHeader/>
        </w:trPr>
        <w:tc>
          <w:tcPr>
            <w:tcW w:w="2962" w:type="dxa"/>
          </w:tcPr>
          <w:p w14:paraId="64732306"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686" w:type="dxa"/>
          </w:tcPr>
          <w:p w14:paraId="30138BC6"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3C4A45BC" w14:textId="77777777" w:rsidTr="00565445">
        <w:trPr>
          <w:trHeight w:val="267"/>
        </w:trPr>
        <w:tc>
          <w:tcPr>
            <w:tcW w:w="2962" w:type="dxa"/>
          </w:tcPr>
          <w:p w14:paraId="2BE74484"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686" w:type="dxa"/>
          </w:tcPr>
          <w:p w14:paraId="623C3F03"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61FB4640" w14:textId="77777777" w:rsidTr="00565445">
        <w:trPr>
          <w:trHeight w:val="255"/>
        </w:trPr>
        <w:tc>
          <w:tcPr>
            <w:tcW w:w="2962" w:type="dxa"/>
          </w:tcPr>
          <w:p w14:paraId="08620981" w14:textId="77777777" w:rsidR="00537A02" w:rsidRPr="00D7714F" w:rsidRDefault="00537A02" w:rsidP="00565445">
            <w:pPr>
              <w:pBdr>
                <w:top w:val="nil"/>
                <w:left w:val="nil"/>
                <w:bottom w:val="nil"/>
                <w:right w:val="nil"/>
                <w:between w:val="nil"/>
              </w:pBdr>
              <w:spacing w:after="0" w:line="252" w:lineRule="auto"/>
            </w:pPr>
            <w:r w:rsidRPr="00D7714F">
              <w:t>Área mínima de Lote Normativo (m2) (1)</w:t>
            </w:r>
          </w:p>
        </w:tc>
        <w:tc>
          <w:tcPr>
            <w:tcW w:w="3686" w:type="dxa"/>
          </w:tcPr>
          <w:p w14:paraId="341342ED" w14:textId="77777777" w:rsidR="00537A02" w:rsidRPr="00D7714F" w:rsidRDefault="00537A02" w:rsidP="00565445">
            <w:pPr>
              <w:pBdr>
                <w:top w:val="nil"/>
                <w:left w:val="nil"/>
                <w:bottom w:val="nil"/>
                <w:right w:val="nil"/>
                <w:between w:val="nil"/>
              </w:pBdr>
              <w:spacing w:after="0" w:line="252" w:lineRule="auto"/>
              <w:rPr>
                <w:sz w:val="18"/>
                <w:szCs w:val="18"/>
              </w:rPr>
            </w:pPr>
            <w:r w:rsidRPr="00D7714F">
              <w:rPr>
                <w:sz w:val="18"/>
                <w:szCs w:val="18"/>
              </w:rPr>
              <w:t>10,000.00 m2</w:t>
            </w:r>
          </w:p>
        </w:tc>
      </w:tr>
      <w:tr w:rsidR="00537A02" w:rsidRPr="00D7714F" w14:paraId="4D3F8382" w14:textId="77777777" w:rsidTr="00565445">
        <w:trPr>
          <w:trHeight w:val="267"/>
        </w:trPr>
        <w:tc>
          <w:tcPr>
            <w:tcW w:w="2962" w:type="dxa"/>
          </w:tcPr>
          <w:p w14:paraId="7FC30260" w14:textId="77777777" w:rsidR="00537A02" w:rsidRPr="00D7714F" w:rsidRDefault="00537A02" w:rsidP="00565445">
            <w:pPr>
              <w:pBdr>
                <w:top w:val="nil"/>
                <w:left w:val="nil"/>
                <w:bottom w:val="nil"/>
                <w:right w:val="nil"/>
                <w:between w:val="nil"/>
              </w:pBdr>
              <w:spacing w:after="0" w:line="252" w:lineRule="auto"/>
            </w:pPr>
            <w:r w:rsidRPr="00D7714F">
              <w:t>Frente mínimo de Lote Normativo (ml) (1)</w:t>
            </w:r>
          </w:p>
        </w:tc>
        <w:tc>
          <w:tcPr>
            <w:tcW w:w="3686" w:type="dxa"/>
          </w:tcPr>
          <w:p w14:paraId="773F2A1D"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50.00 ml / Según proyecto</w:t>
            </w:r>
          </w:p>
        </w:tc>
      </w:tr>
      <w:tr w:rsidR="00537A02" w:rsidRPr="00D7714F" w14:paraId="5EF33453" w14:textId="77777777" w:rsidTr="00565445">
        <w:trPr>
          <w:trHeight w:val="255"/>
        </w:trPr>
        <w:tc>
          <w:tcPr>
            <w:tcW w:w="2962" w:type="dxa"/>
          </w:tcPr>
          <w:p w14:paraId="18A4FE80"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686" w:type="dxa"/>
          </w:tcPr>
          <w:p w14:paraId="0CC43A0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a zona de densidad adyacente</w:t>
            </w:r>
          </w:p>
        </w:tc>
      </w:tr>
      <w:tr w:rsidR="00537A02" w:rsidRPr="00D7714F" w14:paraId="223947BB" w14:textId="77777777" w:rsidTr="00565445">
        <w:trPr>
          <w:trHeight w:val="267"/>
        </w:trPr>
        <w:tc>
          <w:tcPr>
            <w:tcW w:w="2962" w:type="dxa"/>
          </w:tcPr>
          <w:p w14:paraId="332B31D0" w14:textId="77777777" w:rsidR="00537A02" w:rsidRPr="00D7714F" w:rsidRDefault="00537A02" w:rsidP="00565445">
            <w:pPr>
              <w:pBdr>
                <w:top w:val="nil"/>
                <w:left w:val="nil"/>
                <w:bottom w:val="nil"/>
                <w:right w:val="nil"/>
                <w:between w:val="nil"/>
              </w:pBdr>
              <w:spacing w:after="0" w:line="252" w:lineRule="auto"/>
            </w:pPr>
            <w:r w:rsidRPr="00D7714F">
              <w:lastRenderedPageBreak/>
              <w:t>Retiros</w:t>
            </w:r>
          </w:p>
        </w:tc>
        <w:tc>
          <w:tcPr>
            <w:tcW w:w="3686" w:type="dxa"/>
          </w:tcPr>
          <w:p w14:paraId="1B22D45A"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5.00 ml </w:t>
            </w:r>
          </w:p>
        </w:tc>
      </w:tr>
      <w:tr w:rsidR="00537A02" w:rsidRPr="00D7714F" w14:paraId="1F1F6562" w14:textId="77777777" w:rsidTr="00565445">
        <w:trPr>
          <w:trHeight w:val="267"/>
        </w:trPr>
        <w:tc>
          <w:tcPr>
            <w:tcW w:w="2962" w:type="dxa"/>
          </w:tcPr>
          <w:p w14:paraId="0A818BE8"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686" w:type="dxa"/>
          </w:tcPr>
          <w:p w14:paraId="26E0F4E3"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24D0C8DC" w14:textId="77777777" w:rsidTr="00565445">
        <w:trPr>
          <w:trHeight w:val="255"/>
        </w:trPr>
        <w:tc>
          <w:tcPr>
            <w:tcW w:w="2962" w:type="dxa"/>
          </w:tcPr>
          <w:p w14:paraId="12812DEE" w14:textId="77777777" w:rsidR="00537A02" w:rsidRPr="00D7714F" w:rsidRDefault="00537A02" w:rsidP="00565445">
            <w:pPr>
              <w:pBdr>
                <w:top w:val="nil"/>
                <w:left w:val="nil"/>
                <w:bottom w:val="nil"/>
                <w:right w:val="nil"/>
                <w:between w:val="nil"/>
              </w:pBdr>
              <w:spacing w:after="0" w:line="252" w:lineRule="auto"/>
            </w:pPr>
            <w:r w:rsidRPr="00D7714F">
              <w:t xml:space="preserve">Porcentaje mínimo de área libre </w:t>
            </w:r>
          </w:p>
        </w:tc>
        <w:tc>
          <w:tcPr>
            <w:tcW w:w="3686" w:type="dxa"/>
          </w:tcPr>
          <w:p w14:paraId="00CBC853"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40% del área total del lote.</w:t>
            </w:r>
          </w:p>
        </w:tc>
      </w:tr>
      <w:tr w:rsidR="00537A02" w:rsidRPr="00D7714F" w14:paraId="16BBA26E" w14:textId="77777777" w:rsidTr="00565445">
        <w:trPr>
          <w:trHeight w:val="255"/>
        </w:trPr>
        <w:tc>
          <w:tcPr>
            <w:tcW w:w="2962" w:type="dxa"/>
          </w:tcPr>
          <w:p w14:paraId="78B655F1" w14:textId="77777777" w:rsidR="00537A02" w:rsidRPr="00D7714F" w:rsidRDefault="00537A02" w:rsidP="00565445">
            <w:pPr>
              <w:pBdr>
                <w:top w:val="nil"/>
                <w:left w:val="nil"/>
                <w:bottom w:val="nil"/>
                <w:right w:val="nil"/>
                <w:between w:val="nil"/>
              </w:pBdr>
              <w:spacing w:after="0" w:line="252" w:lineRule="auto"/>
            </w:pPr>
            <w:r w:rsidRPr="00D7714F">
              <w:t>Número mínimo de estacionamientos</w:t>
            </w:r>
          </w:p>
        </w:tc>
        <w:tc>
          <w:tcPr>
            <w:tcW w:w="3686" w:type="dxa"/>
          </w:tcPr>
          <w:p w14:paraId="060C08D6"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7166407E" w14:textId="77777777" w:rsidTr="00565445">
        <w:trPr>
          <w:trHeight w:val="255"/>
        </w:trPr>
        <w:tc>
          <w:tcPr>
            <w:tcW w:w="2962" w:type="dxa"/>
          </w:tcPr>
          <w:p w14:paraId="375321A4" w14:textId="77777777" w:rsidR="00537A02" w:rsidRPr="00D7714F" w:rsidRDefault="00537A02" w:rsidP="00565445">
            <w:pPr>
              <w:pBdr>
                <w:top w:val="nil"/>
                <w:left w:val="nil"/>
                <w:bottom w:val="nil"/>
                <w:right w:val="nil"/>
                <w:between w:val="nil"/>
              </w:pBdr>
              <w:spacing w:after="0" w:line="252" w:lineRule="auto"/>
            </w:pPr>
            <w:r w:rsidRPr="00D7714F">
              <w:t>Volado sobre retiro (2)</w:t>
            </w:r>
          </w:p>
        </w:tc>
        <w:tc>
          <w:tcPr>
            <w:tcW w:w="3686" w:type="dxa"/>
          </w:tcPr>
          <w:p w14:paraId="0B3E5597"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0.50 ml (máximo)</w:t>
            </w:r>
          </w:p>
        </w:tc>
      </w:tr>
      <w:tr w:rsidR="00537A02" w:rsidRPr="00D7714F" w14:paraId="43533C6B" w14:textId="77777777" w:rsidTr="00565445">
        <w:trPr>
          <w:trHeight w:val="255"/>
        </w:trPr>
        <w:tc>
          <w:tcPr>
            <w:tcW w:w="2962" w:type="dxa"/>
          </w:tcPr>
          <w:p w14:paraId="7AC51C47"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686" w:type="dxa"/>
          </w:tcPr>
          <w:p w14:paraId="76DACF65"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se admite otro uso de suelo</w:t>
            </w:r>
          </w:p>
        </w:tc>
      </w:tr>
      <w:tr w:rsidR="00537A02" w:rsidRPr="00D7714F" w14:paraId="52064BB8" w14:textId="77777777" w:rsidTr="00565445">
        <w:trPr>
          <w:trHeight w:val="255"/>
        </w:trPr>
        <w:tc>
          <w:tcPr>
            <w:tcW w:w="6648" w:type="dxa"/>
            <w:gridSpan w:val="2"/>
          </w:tcPr>
          <w:p w14:paraId="6B41AFE8" w14:textId="77777777" w:rsidR="00537A02" w:rsidRPr="00D7714F" w:rsidRDefault="00537A02" w:rsidP="00565445">
            <w:pPr>
              <w:pBdr>
                <w:top w:val="nil"/>
                <w:left w:val="nil"/>
                <w:bottom w:val="nil"/>
                <w:right w:val="nil"/>
                <w:between w:val="nil"/>
              </w:pBdr>
              <w:spacing w:after="0" w:line="252" w:lineRule="auto"/>
            </w:pPr>
            <w:r w:rsidRPr="00D7714F">
              <w:t>Restricciones</w:t>
            </w:r>
          </w:p>
        </w:tc>
      </w:tr>
      <w:tr w:rsidR="00537A02" w:rsidRPr="00D7714F" w14:paraId="269974F9" w14:textId="77777777" w:rsidTr="00565445">
        <w:trPr>
          <w:trHeight w:val="255"/>
        </w:trPr>
        <w:tc>
          <w:tcPr>
            <w:tcW w:w="6648" w:type="dxa"/>
            <w:gridSpan w:val="2"/>
            <w:shd w:val="clear" w:color="auto" w:fill="F2F2F2"/>
          </w:tcPr>
          <w:p w14:paraId="5693B62C"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No se permitirá el acondicionamiento de viviendas para este tipo de usos.</w:t>
            </w:r>
          </w:p>
          <w:p w14:paraId="7BC09823"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Sobre áreas de expansión urbana se realizará el Análisis de riesgo antes de intervenir en este lote.</w:t>
            </w:r>
          </w:p>
        </w:tc>
      </w:tr>
    </w:tbl>
    <w:p w14:paraId="68292A7A"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0E4F891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1C4B6AD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144D622A" w14:textId="77777777" w:rsidR="00537A02" w:rsidRPr="00D7714F" w:rsidRDefault="00537A02">
      <w:pPr>
        <w:pStyle w:val="Ttulo4"/>
        <w:numPr>
          <w:ilvl w:val="3"/>
          <w:numId w:val="2"/>
        </w:numPr>
        <w:rPr>
          <w:sz w:val="26"/>
          <w:szCs w:val="26"/>
        </w:rPr>
      </w:pPr>
      <w:bookmarkStart w:id="67" w:name="_heading=h.tpqrjdjd55uq" w:colFirst="0" w:colLast="0"/>
      <w:bookmarkEnd w:id="67"/>
      <w:r w:rsidRPr="00D7714F">
        <w:rPr>
          <w:sz w:val="26"/>
          <w:szCs w:val="26"/>
        </w:rPr>
        <w:t>Zona de Recreación Pública (ZRP)</w:t>
      </w:r>
    </w:p>
    <w:p w14:paraId="77BBAC5D"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Recreación Pública (ZRP)</w:t>
      </w:r>
    </w:p>
    <w:p w14:paraId="75D0541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de Recreación Pública (ZRP) es una tipología de zonificación destinada a áreas en suelo urbano y/o de protección, enfocadas en el desarrollo de actividades recreativas, tanto activas como pasivas. Estas zonas comprenden espacios como plazas, plazuelas, anfiteatros, losas deportivas, parques, jardines, alamedas, malecones, y juegos infantiles. La ZRP busca proporcionar espacios para el </w:t>
      </w:r>
      <w:r w:rsidRPr="00D7714F">
        <w:rPr>
          <w:rFonts w:ascii="Swis721 LtCn BT" w:eastAsia="Swis721 LtCn BT" w:hAnsi="Swis721 LtCn BT" w:cs="Swis721 LtCn BT"/>
          <w:color w:val="000000"/>
        </w:rPr>
        <w:t>esparcimiento y la convivencia comunitaria, asegurando el acceso equitativo a áreas recreativas que contribuyan al bienestar físico y social de la población.</w:t>
      </w:r>
    </w:p>
    <w:p w14:paraId="5436A3D6"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ZRP se establece parámetros urbanísticos y edificatorios como lote mínimo normativo de 800.00 m2, frente mínimo normativo de 25.00 ml, lo cuales se detallan en la siguiente tabla:</w:t>
      </w:r>
    </w:p>
    <w:p w14:paraId="4F382C79"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39. Parámetros urbanísticos y edificatorios de la Zona de Recreación Pública (ZRP)</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3387"/>
        <w:gridCol w:w="3261"/>
      </w:tblGrid>
      <w:tr w:rsidR="00537A02" w:rsidRPr="00D7714F" w14:paraId="0CE94E6F" w14:textId="77777777" w:rsidTr="00565445">
        <w:trPr>
          <w:trHeight w:val="244"/>
          <w:tblHeader/>
        </w:trPr>
        <w:tc>
          <w:tcPr>
            <w:tcW w:w="6648" w:type="dxa"/>
            <w:gridSpan w:val="2"/>
          </w:tcPr>
          <w:p w14:paraId="390EEEBB"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RECREACIÓN PÚBLICA (ZRP)</w:t>
            </w:r>
          </w:p>
        </w:tc>
      </w:tr>
      <w:tr w:rsidR="00537A02" w:rsidRPr="00D7714F" w14:paraId="18B9E4AD" w14:textId="77777777" w:rsidTr="00565445">
        <w:trPr>
          <w:trHeight w:val="244"/>
          <w:tblHeader/>
        </w:trPr>
        <w:tc>
          <w:tcPr>
            <w:tcW w:w="3387" w:type="dxa"/>
          </w:tcPr>
          <w:p w14:paraId="6D72AB46"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261" w:type="dxa"/>
          </w:tcPr>
          <w:p w14:paraId="63218A0C"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418609A6" w14:textId="77777777" w:rsidTr="00565445">
        <w:trPr>
          <w:trHeight w:val="267"/>
        </w:trPr>
        <w:tc>
          <w:tcPr>
            <w:tcW w:w="3387" w:type="dxa"/>
          </w:tcPr>
          <w:p w14:paraId="2E866D0F"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261" w:type="dxa"/>
          </w:tcPr>
          <w:p w14:paraId="7612925E"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61ED3FEB" w14:textId="77777777" w:rsidTr="00565445">
        <w:trPr>
          <w:trHeight w:val="255"/>
        </w:trPr>
        <w:tc>
          <w:tcPr>
            <w:tcW w:w="3387" w:type="dxa"/>
          </w:tcPr>
          <w:p w14:paraId="4E2CF58D" w14:textId="77777777" w:rsidR="00537A02" w:rsidRPr="00D7714F" w:rsidRDefault="00537A02" w:rsidP="00565445">
            <w:pPr>
              <w:pBdr>
                <w:top w:val="nil"/>
                <w:left w:val="nil"/>
                <w:bottom w:val="nil"/>
                <w:right w:val="nil"/>
                <w:between w:val="nil"/>
              </w:pBdr>
              <w:spacing w:after="0" w:line="252" w:lineRule="auto"/>
            </w:pPr>
            <w:r w:rsidRPr="00D7714F">
              <w:t>Área mínima de Lote Normativo (m2) (1)</w:t>
            </w:r>
          </w:p>
        </w:tc>
        <w:tc>
          <w:tcPr>
            <w:tcW w:w="3261" w:type="dxa"/>
          </w:tcPr>
          <w:p w14:paraId="2DD510AB"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800.00 m2</w:t>
            </w:r>
          </w:p>
        </w:tc>
      </w:tr>
      <w:tr w:rsidR="00537A02" w:rsidRPr="00D7714F" w14:paraId="6567E23B" w14:textId="77777777" w:rsidTr="00565445">
        <w:trPr>
          <w:trHeight w:val="267"/>
        </w:trPr>
        <w:tc>
          <w:tcPr>
            <w:tcW w:w="3387" w:type="dxa"/>
          </w:tcPr>
          <w:p w14:paraId="65BA055E" w14:textId="77777777" w:rsidR="00537A02" w:rsidRPr="00D7714F" w:rsidRDefault="00537A02" w:rsidP="00565445">
            <w:pPr>
              <w:pBdr>
                <w:top w:val="nil"/>
                <w:left w:val="nil"/>
                <w:bottom w:val="nil"/>
                <w:right w:val="nil"/>
                <w:between w:val="nil"/>
              </w:pBdr>
              <w:spacing w:after="0" w:line="252" w:lineRule="auto"/>
            </w:pPr>
            <w:r w:rsidRPr="00D7714F">
              <w:t>Frente mínimo de Lote Normativo (ml) (1)</w:t>
            </w:r>
          </w:p>
        </w:tc>
        <w:tc>
          <w:tcPr>
            <w:tcW w:w="3261" w:type="dxa"/>
          </w:tcPr>
          <w:p w14:paraId="2C6CCFAD"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25.00 ml </w:t>
            </w:r>
          </w:p>
        </w:tc>
      </w:tr>
      <w:tr w:rsidR="00537A02" w:rsidRPr="00D7714F" w14:paraId="10088C93" w14:textId="77777777" w:rsidTr="00565445">
        <w:trPr>
          <w:trHeight w:val="255"/>
        </w:trPr>
        <w:tc>
          <w:tcPr>
            <w:tcW w:w="3387" w:type="dxa"/>
          </w:tcPr>
          <w:p w14:paraId="5D5EEF16"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261" w:type="dxa"/>
          </w:tcPr>
          <w:p w14:paraId="1E07104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aplica</w:t>
            </w:r>
          </w:p>
        </w:tc>
      </w:tr>
      <w:tr w:rsidR="00537A02" w:rsidRPr="00D7714F" w14:paraId="09EA7A17" w14:textId="77777777" w:rsidTr="00565445">
        <w:trPr>
          <w:trHeight w:val="267"/>
        </w:trPr>
        <w:tc>
          <w:tcPr>
            <w:tcW w:w="3387" w:type="dxa"/>
          </w:tcPr>
          <w:p w14:paraId="3305A4E4" w14:textId="77777777" w:rsidR="00537A02" w:rsidRPr="00D7714F" w:rsidRDefault="00537A02" w:rsidP="00565445">
            <w:pPr>
              <w:pBdr>
                <w:top w:val="nil"/>
                <w:left w:val="nil"/>
                <w:bottom w:val="nil"/>
                <w:right w:val="nil"/>
                <w:between w:val="nil"/>
              </w:pBdr>
              <w:spacing w:after="0" w:line="252" w:lineRule="auto"/>
            </w:pPr>
            <w:r w:rsidRPr="00D7714F">
              <w:t>Retiros</w:t>
            </w:r>
          </w:p>
        </w:tc>
        <w:tc>
          <w:tcPr>
            <w:tcW w:w="3261" w:type="dxa"/>
          </w:tcPr>
          <w:p w14:paraId="7A938F3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proyecto</w:t>
            </w:r>
          </w:p>
        </w:tc>
      </w:tr>
      <w:tr w:rsidR="00537A02" w:rsidRPr="00D7714F" w14:paraId="44F6BECF" w14:textId="77777777" w:rsidTr="00565445">
        <w:trPr>
          <w:trHeight w:val="267"/>
        </w:trPr>
        <w:tc>
          <w:tcPr>
            <w:tcW w:w="3387" w:type="dxa"/>
          </w:tcPr>
          <w:p w14:paraId="035A8BEB"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261" w:type="dxa"/>
          </w:tcPr>
          <w:p w14:paraId="43B65564"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aplica</w:t>
            </w:r>
          </w:p>
        </w:tc>
      </w:tr>
      <w:tr w:rsidR="00537A02" w:rsidRPr="00D7714F" w14:paraId="3AF15C1F" w14:textId="77777777" w:rsidTr="00565445">
        <w:trPr>
          <w:trHeight w:val="255"/>
        </w:trPr>
        <w:tc>
          <w:tcPr>
            <w:tcW w:w="3387" w:type="dxa"/>
          </w:tcPr>
          <w:p w14:paraId="4902F11A" w14:textId="77777777" w:rsidR="00537A02" w:rsidRPr="00D7714F" w:rsidRDefault="00537A02" w:rsidP="00565445">
            <w:pPr>
              <w:pBdr>
                <w:top w:val="nil"/>
                <w:left w:val="nil"/>
                <w:bottom w:val="nil"/>
                <w:right w:val="nil"/>
                <w:between w:val="nil"/>
              </w:pBdr>
              <w:spacing w:after="0" w:line="252" w:lineRule="auto"/>
            </w:pPr>
            <w:r w:rsidRPr="00D7714F">
              <w:t xml:space="preserve">Porcentaje mínimo de área libre </w:t>
            </w:r>
          </w:p>
        </w:tc>
        <w:tc>
          <w:tcPr>
            <w:tcW w:w="3261" w:type="dxa"/>
          </w:tcPr>
          <w:p w14:paraId="10E84D7D"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proyecto</w:t>
            </w:r>
          </w:p>
        </w:tc>
      </w:tr>
      <w:tr w:rsidR="00537A02" w:rsidRPr="00D7714F" w14:paraId="54596B33" w14:textId="77777777" w:rsidTr="00565445">
        <w:trPr>
          <w:trHeight w:val="255"/>
        </w:trPr>
        <w:tc>
          <w:tcPr>
            <w:tcW w:w="3387" w:type="dxa"/>
          </w:tcPr>
          <w:p w14:paraId="5867F571" w14:textId="77777777" w:rsidR="00537A02" w:rsidRPr="00D7714F" w:rsidRDefault="00537A02" w:rsidP="00565445">
            <w:pPr>
              <w:pBdr>
                <w:top w:val="nil"/>
                <w:left w:val="nil"/>
                <w:bottom w:val="nil"/>
                <w:right w:val="nil"/>
                <w:between w:val="nil"/>
              </w:pBdr>
              <w:spacing w:after="0" w:line="252" w:lineRule="auto"/>
            </w:pPr>
            <w:r w:rsidRPr="00D7714F">
              <w:t>Número mínimo de estacionamientos</w:t>
            </w:r>
          </w:p>
        </w:tc>
        <w:tc>
          <w:tcPr>
            <w:tcW w:w="3261" w:type="dxa"/>
          </w:tcPr>
          <w:p w14:paraId="273FC446"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7303C529" w14:textId="77777777" w:rsidTr="00565445">
        <w:trPr>
          <w:trHeight w:val="255"/>
        </w:trPr>
        <w:tc>
          <w:tcPr>
            <w:tcW w:w="3387" w:type="dxa"/>
          </w:tcPr>
          <w:p w14:paraId="05725F18" w14:textId="77777777" w:rsidR="00537A02" w:rsidRPr="00D7714F" w:rsidRDefault="00537A02" w:rsidP="00565445">
            <w:pPr>
              <w:pBdr>
                <w:top w:val="nil"/>
                <w:left w:val="nil"/>
                <w:bottom w:val="nil"/>
                <w:right w:val="nil"/>
                <w:between w:val="nil"/>
              </w:pBdr>
              <w:spacing w:after="0" w:line="252" w:lineRule="auto"/>
            </w:pPr>
            <w:r w:rsidRPr="00D7714F">
              <w:t>Volado sobre retiro (2)</w:t>
            </w:r>
          </w:p>
        </w:tc>
        <w:tc>
          <w:tcPr>
            <w:tcW w:w="3261" w:type="dxa"/>
          </w:tcPr>
          <w:p w14:paraId="0FB6CDD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aplica</w:t>
            </w:r>
          </w:p>
        </w:tc>
      </w:tr>
      <w:tr w:rsidR="00537A02" w:rsidRPr="00D7714F" w14:paraId="39E44FD3" w14:textId="77777777" w:rsidTr="00565445">
        <w:trPr>
          <w:trHeight w:val="255"/>
        </w:trPr>
        <w:tc>
          <w:tcPr>
            <w:tcW w:w="3387" w:type="dxa"/>
          </w:tcPr>
          <w:p w14:paraId="72AFB319"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261" w:type="dxa"/>
          </w:tcPr>
          <w:p w14:paraId="5976B400"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Uso comercial o turístico (máximo 5% del lote) </w:t>
            </w:r>
          </w:p>
        </w:tc>
      </w:tr>
      <w:tr w:rsidR="00537A02" w:rsidRPr="00D7714F" w14:paraId="041D1B72" w14:textId="77777777" w:rsidTr="00565445">
        <w:trPr>
          <w:trHeight w:val="255"/>
        </w:trPr>
        <w:tc>
          <w:tcPr>
            <w:tcW w:w="6648" w:type="dxa"/>
            <w:gridSpan w:val="2"/>
          </w:tcPr>
          <w:p w14:paraId="06D713BE" w14:textId="77777777" w:rsidR="00537A02" w:rsidRPr="00D7714F" w:rsidRDefault="00537A02" w:rsidP="00565445">
            <w:pPr>
              <w:pBdr>
                <w:top w:val="nil"/>
                <w:left w:val="nil"/>
                <w:bottom w:val="nil"/>
                <w:right w:val="nil"/>
                <w:between w:val="nil"/>
              </w:pBdr>
              <w:spacing w:after="0" w:line="252" w:lineRule="auto"/>
            </w:pPr>
            <w:r w:rsidRPr="00D7714F">
              <w:t>Restricciones</w:t>
            </w:r>
          </w:p>
        </w:tc>
      </w:tr>
      <w:tr w:rsidR="00537A02" w:rsidRPr="00D7714F" w14:paraId="1213D2AC" w14:textId="77777777" w:rsidTr="00565445">
        <w:trPr>
          <w:trHeight w:val="255"/>
        </w:trPr>
        <w:tc>
          <w:tcPr>
            <w:tcW w:w="6648" w:type="dxa"/>
            <w:gridSpan w:val="2"/>
            <w:shd w:val="clear" w:color="auto" w:fill="F2F2F2"/>
          </w:tcPr>
          <w:p w14:paraId="6BB29976"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No se permitirá el acondicionamiento de viviendas para este tipo de usos.</w:t>
            </w:r>
          </w:p>
          <w:p w14:paraId="3DB634C9" w14:textId="77777777" w:rsidR="00537A02" w:rsidRPr="00D7714F" w:rsidRDefault="00537A02">
            <w:pPr>
              <w:numPr>
                <w:ilvl w:val="0"/>
                <w:numId w:val="32"/>
              </w:numPr>
              <w:pBdr>
                <w:top w:val="nil"/>
                <w:left w:val="nil"/>
                <w:bottom w:val="nil"/>
                <w:right w:val="nil"/>
                <w:between w:val="nil"/>
              </w:pBdr>
              <w:spacing w:after="0" w:line="252" w:lineRule="auto"/>
              <w:jc w:val="both"/>
            </w:pPr>
            <w:r w:rsidRPr="00D7714F">
              <w:t>Sobre áreas de expansión urbana se realizará el Análisis de riesgo antes de intervenir en este lote.</w:t>
            </w:r>
          </w:p>
        </w:tc>
      </w:tr>
    </w:tbl>
    <w:p w14:paraId="1D85C72F"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3037207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grafica del PDU Anta </w:t>
      </w:r>
      <w:r w:rsidRPr="00D7714F">
        <w:rPr>
          <w:rFonts w:ascii="Swis721 LtCn BT" w:eastAsia="Swis721 LtCn BT" w:hAnsi="Swis721 LtCn BT" w:cs="Swis721 LtCn BT"/>
          <w:i/>
          <w:iCs/>
          <w:color w:val="000000"/>
          <w:sz w:val="18"/>
          <w:szCs w:val="18"/>
        </w:rPr>
        <w:lastRenderedPageBreak/>
        <w:t>(Mapa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4DE5D05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0475B821" w14:textId="77777777" w:rsidR="00537A02" w:rsidRPr="00D7714F" w:rsidRDefault="00537A02">
      <w:pPr>
        <w:pStyle w:val="Ttulo4"/>
        <w:numPr>
          <w:ilvl w:val="3"/>
          <w:numId w:val="2"/>
        </w:numPr>
        <w:rPr>
          <w:sz w:val="26"/>
          <w:szCs w:val="26"/>
        </w:rPr>
      </w:pPr>
      <w:bookmarkStart w:id="68" w:name="_heading=h.sfqmgn3rj1c6" w:colFirst="0" w:colLast="0"/>
      <w:bookmarkEnd w:id="68"/>
      <w:r w:rsidRPr="00D7714F">
        <w:rPr>
          <w:sz w:val="26"/>
          <w:szCs w:val="26"/>
        </w:rPr>
        <w:t xml:space="preserve"> Zona de Otros Usos (ZOU)</w:t>
      </w:r>
    </w:p>
    <w:p w14:paraId="33257167"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Otros Usos (ZOU)</w:t>
      </w:r>
    </w:p>
    <w:p w14:paraId="3E7C44B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Otros Usos (ZOU) son las áreas destinadas a Usos especiales y/o otros usos. Esta zona comprende las áreas destinadas a actividades político/administrativas, locales institucionales y culturales, servicios comunales y sociales, cementerios, establecimientos para fines de seguridad (cuartel de bomberos, comisarías), terminales de transporte, plataforma logística, áreas destinadas a galerías comerciales, mercados mayoristas y minoristas, instalaciones y equipamientos relacionados a Servicios Públicos (plantas de tratamiento de agua residuales, planta de tratamiento de aguas residuales, subestaciones eléctricas, camales), instalaciones complementarias de la infraestructura de servicios de agua, energía; entre otros. Las cuales deberán ser evaluados en el marco de las normas específicas del sector correspondiente vigentes en el momento de la implementación de los proyectos.</w:t>
      </w:r>
    </w:p>
    <w:p w14:paraId="406551E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ZOU se establece en algunos predios de los siguientes sectores: Centro Cconchacalla, Inquilpata,, Haparquilla, Kehuar, Pichoc 22 De Junio, Huaynapata, Rosaspampa, Compone, Condebamaba, La Granja, Flores, Pacca,  Yungaqui Chico, Yungaqui Grande, San Marcos, Masoccacca, Huachanccay, Anansaya, Anta Capital, Mollema, Hospitalpampa, El Bosque, Villa La Unión, Nueva Anta, Pachaquillay, Occoruro, Izcuchaca, Ayarmaca,  Santa Rosa, Valle Jaquijahuana, Los Sauces, Lluscanay, Potrero Tambo, Santa Rita, Mosocllacta, Sangarara, Chacacurqui, Siuna, Markjo, Piñancay, Chacan Lucre, Huerta, Chacan Chico, Chacan Santa Ana, Pancarhuaylla, Chacan Aguadulce, Chillapucjio, Chacan Santiago.</w:t>
      </w:r>
    </w:p>
    <w:p w14:paraId="0A04364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ZOU se establece parámetros urbanísticos y edificatorios, lo que son detallados en la siguiente tabla:</w:t>
      </w:r>
    </w:p>
    <w:p w14:paraId="5EA32B71"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t>Tabla N° 40. Parámetros urbanísticos y edificatorios de la Zona de Otros Usos (ZOU)</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537A02" w:rsidRPr="00D7714F" w14:paraId="3B332000" w14:textId="77777777" w:rsidTr="00565445">
        <w:trPr>
          <w:trHeight w:val="244"/>
          <w:tblHeader/>
        </w:trPr>
        <w:tc>
          <w:tcPr>
            <w:tcW w:w="6648" w:type="dxa"/>
            <w:gridSpan w:val="2"/>
          </w:tcPr>
          <w:p w14:paraId="34C66C3D"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OTROS USOS (ZOU)</w:t>
            </w:r>
          </w:p>
        </w:tc>
      </w:tr>
      <w:tr w:rsidR="00537A02" w:rsidRPr="00D7714F" w14:paraId="590CA73D" w14:textId="77777777" w:rsidTr="00565445">
        <w:trPr>
          <w:trHeight w:val="244"/>
          <w:tblHeader/>
        </w:trPr>
        <w:tc>
          <w:tcPr>
            <w:tcW w:w="2962" w:type="dxa"/>
          </w:tcPr>
          <w:p w14:paraId="335F708D"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686" w:type="dxa"/>
          </w:tcPr>
          <w:p w14:paraId="6F6D8ED0"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4E19A68A" w14:textId="77777777" w:rsidTr="00565445">
        <w:trPr>
          <w:trHeight w:val="267"/>
        </w:trPr>
        <w:tc>
          <w:tcPr>
            <w:tcW w:w="2962" w:type="dxa"/>
          </w:tcPr>
          <w:p w14:paraId="5578BBBB"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686" w:type="dxa"/>
          </w:tcPr>
          <w:p w14:paraId="13C6D658"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2C09C09E" w14:textId="77777777" w:rsidTr="00565445">
        <w:trPr>
          <w:trHeight w:val="255"/>
        </w:trPr>
        <w:tc>
          <w:tcPr>
            <w:tcW w:w="2962" w:type="dxa"/>
          </w:tcPr>
          <w:p w14:paraId="4916DB4B" w14:textId="77777777" w:rsidR="00537A02" w:rsidRPr="00D7714F" w:rsidRDefault="00537A02" w:rsidP="00565445">
            <w:pPr>
              <w:pBdr>
                <w:top w:val="nil"/>
                <w:left w:val="nil"/>
                <w:bottom w:val="nil"/>
                <w:right w:val="nil"/>
                <w:between w:val="nil"/>
              </w:pBdr>
              <w:spacing w:after="0" w:line="252" w:lineRule="auto"/>
            </w:pPr>
            <w:r w:rsidRPr="00D7714F">
              <w:t xml:space="preserve">Área mínima de Lote Normativo (m2) </w:t>
            </w:r>
          </w:p>
        </w:tc>
        <w:tc>
          <w:tcPr>
            <w:tcW w:w="3686" w:type="dxa"/>
          </w:tcPr>
          <w:p w14:paraId="0CE799F3" w14:textId="77777777" w:rsidR="00537A02" w:rsidRPr="00D7714F" w:rsidRDefault="00537A02" w:rsidP="00565445">
            <w:pPr>
              <w:pBdr>
                <w:top w:val="nil"/>
                <w:left w:val="nil"/>
                <w:bottom w:val="nil"/>
                <w:right w:val="nil"/>
                <w:between w:val="nil"/>
              </w:pBdr>
              <w:spacing w:after="0" w:line="252" w:lineRule="auto"/>
              <w:rPr>
                <w:sz w:val="18"/>
                <w:szCs w:val="18"/>
              </w:rPr>
            </w:pPr>
            <w:r w:rsidRPr="00D7714F">
              <w:rPr>
                <w:sz w:val="18"/>
                <w:szCs w:val="18"/>
              </w:rPr>
              <w:t xml:space="preserve">Según proyecto </w:t>
            </w:r>
          </w:p>
        </w:tc>
      </w:tr>
      <w:tr w:rsidR="00537A02" w:rsidRPr="00D7714F" w14:paraId="093D76E3" w14:textId="77777777" w:rsidTr="00565445">
        <w:trPr>
          <w:trHeight w:val="267"/>
        </w:trPr>
        <w:tc>
          <w:tcPr>
            <w:tcW w:w="2962" w:type="dxa"/>
          </w:tcPr>
          <w:p w14:paraId="0D2F2FDD" w14:textId="77777777" w:rsidR="00537A02" w:rsidRPr="00D7714F" w:rsidRDefault="00537A02" w:rsidP="00565445">
            <w:pPr>
              <w:pBdr>
                <w:top w:val="nil"/>
                <w:left w:val="nil"/>
                <w:bottom w:val="nil"/>
                <w:right w:val="nil"/>
                <w:between w:val="nil"/>
              </w:pBdr>
              <w:spacing w:after="0" w:line="252" w:lineRule="auto"/>
            </w:pPr>
            <w:r w:rsidRPr="00D7714F">
              <w:t xml:space="preserve">Frente mínimo de Lote Normativo (ml) </w:t>
            </w:r>
          </w:p>
        </w:tc>
        <w:tc>
          <w:tcPr>
            <w:tcW w:w="3686" w:type="dxa"/>
          </w:tcPr>
          <w:p w14:paraId="664BE92E"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proyecto</w:t>
            </w:r>
          </w:p>
        </w:tc>
      </w:tr>
      <w:tr w:rsidR="00537A02" w:rsidRPr="00D7714F" w14:paraId="764629AA" w14:textId="77777777" w:rsidTr="00565445">
        <w:trPr>
          <w:trHeight w:val="255"/>
        </w:trPr>
        <w:tc>
          <w:tcPr>
            <w:tcW w:w="2962" w:type="dxa"/>
          </w:tcPr>
          <w:p w14:paraId="16068888"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686" w:type="dxa"/>
          </w:tcPr>
          <w:p w14:paraId="13B08760"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a zona de densidad adyacente</w:t>
            </w:r>
          </w:p>
        </w:tc>
      </w:tr>
      <w:tr w:rsidR="00537A02" w:rsidRPr="00D7714F" w14:paraId="12E1D8D0" w14:textId="77777777" w:rsidTr="00565445">
        <w:trPr>
          <w:trHeight w:val="267"/>
        </w:trPr>
        <w:tc>
          <w:tcPr>
            <w:tcW w:w="2962" w:type="dxa"/>
          </w:tcPr>
          <w:p w14:paraId="7CB95D02" w14:textId="77777777" w:rsidR="00537A02" w:rsidRPr="00D7714F" w:rsidRDefault="00537A02" w:rsidP="00565445">
            <w:pPr>
              <w:pBdr>
                <w:top w:val="nil"/>
                <w:left w:val="nil"/>
                <w:bottom w:val="nil"/>
                <w:right w:val="nil"/>
                <w:between w:val="nil"/>
              </w:pBdr>
              <w:spacing w:after="0" w:line="252" w:lineRule="auto"/>
            </w:pPr>
            <w:r w:rsidRPr="00D7714F">
              <w:t>Retiros</w:t>
            </w:r>
          </w:p>
        </w:tc>
        <w:tc>
          <w:tcPr>
            <w:tcW w:w="3686" w:type="dxa"/>
          </w:tcPr>
          <w:p w14:paraId="6E32187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Acorde al RNE </w:t>
            </w:r>
          </w:p>
        </w:tc>
      </w:tr>
      <w:tr w:rsidR="00537A02" w:rsidRPr="00D7714F" w14:paraId="15BA4CA5" w14:textId="77777777" w:rsidTr="00565445">
        <w:trPr>
          <w:trHeight w:val="267"/>
        </w:trPr>
        <w:tc>
          <w:tcPr>
            <w:tcW w:w="2962" w:type="dxa"/>
          </w:tcPr>
          <w:p w14:paraId="7D476AF7"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686" w:type="dxa"/>
          </w:tcPr>
          <w:p w14:paraId="37DF89E8"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29606661" w14:textId="77777777" w:rsidTr="00565445">
        <w:trPr>
          <w:trHeight w:val="255"/>
        </w:trPr>
        <w:tc>
          <w:tcPr>
            <w:tcW w:w="2962" w:type="dxa"/>
          </w:tcPr>
          <w:p w14:paraId="271B14BC" w14:textId="77777777" w:rsidR="00537A02" w:rsidRPr="00D600A3" w:rsidRDefault="00537A02" w:rsidP="00565445">
            <w:pPr>
              <w:pBdr>
                <w:top w:val="nil"/>
                <w:left w:val="nil"/>
                <w:bottom w:val="nil"/>
                <w:right w:val="nil"/>
                <w:between w:val="nil"/>
              </w:pBdr>
              <w:spacing w:after="0" w:line="252" w:lineRule="auto"/>
            </w:pPr>
            <w:r w:rsidRPr="00D600A3">
              <w:t>Porcentaje mínimo de área libre</w:t>
            </w:r>
          </w:p>
        </w:tc>
        <w:tc>
          <w:tcPr>
            <w:tcW w:w="3686" w:type="dxa"/>
          </w:tcPr>
          <w:p w14:paraId="54F72C04" w14:textId="77777777" w:rsidR="00537A02" w:rsidRPr="00D600A3" w:rsidRDefault="00537A02" w:rsidP="00565445">
            <w:pPr>
              <w:pBdr>
                <w:top w:val="nil"/>
                <w:left w:val="nil"/>
                <w:bottom w:val="nil"/>
                <w:right w:val="nil"/>
                <w:between w:val="nil"/>
              </w:pBdr>
              <w:spacing w:after="0" w:line="252" w:lineRule="auto"/>
              <w:jc w:val="both"/>
              <w:rPr>
                <w:sz w:val="18"/>
                <w:szCs w:val="18"/>
              </w:rPr>
            </w:pPr>
            <w:r w:rsidRPr="00D600A3">
              <w:rPr>
                <w:sz w:val="18"/>
                <w:szCs w:val="18"/>
              </w:rPr>
              <w:t>30% del área total del lote.</w:t>
            </w:r>
          </w:p>
        </w:tc>
      </w:tr>
      <w:tr w:rsidR="00537A02" w:rsidRPr="00D7714F" w14:paraId="3259B816" w14:textId="77777777" w:rsidTr="00565445">
        <w:trPr>
          <w:trHeight w:val="255"/>
        </w:trPr>
        <w:tc>
          <w:tcPr>
            <w:tcW w:w="2962" w:type="dxa"/>
          </w:tcPr>
          <w:p w14:paraId="7244514E" w14:textId="77777777" w:rsidR="00537A02" w:rsidRPr="00D7714F" w:rsidRDefault="00537A02" w:rsidP="00565445">
            <w:pPr>
              <w:pBdr>
                <w:top w:val="nil"/>
                <w:left w:val="nil"/>
                <w:bottom w:val="nil"/>
                <w:right w:val="nil"/>
                <w:between w:val="nil"/>
              </w:pBdr>
              <w:spacing w:after="0" w:line="252" w:lineRule="auto"/>
            </w:pPr>
            <w:r w:rsidRPr="00D7714F">
              <w:t>Número mínimo de estacionamientos</w:t>
            </w:r>
          </w:p>
        </w:tc>
        <w:tc>
          <w:tcPr>
            <w:tcW w:w="3686" w:type="dxa"/>
          </w:tcPr>
          <w:p w14:paraId="41F014C6"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76952498" w14:textId="77777777" w:rsidTr="00565445">
        <w:trPr>
          <w:trHeight w:val="255"/>
        </w:trPr>
        <w:tc>
          <w:tcPr>
            <w:tcW w:w="2962" w:type="dxa"/>
          </w:tcPr>
          <w:p w14:paraId="36F7FAC3" w14:textId="77777777" w:rsidR="00537A02" w:rsidRPr="00D7714F" w:rsidRDefault="00537A02" w:rsidP="00565445">
            <w:pPr>
              <w:pBdr>
                <w:top w:val="nil"/>
                <w:left w:val="nil"/>
                <w:bottom w:val="nil"/>
                <w:right w:val="nil"/>
                <w:between w:val="nil"/>
              </w:pBdr>
              <w:spacing w:after="0" w:line="252" w:lineRule="auto"/>
            </w:pPr>
            <w:r w:rsidRPr="00D7714F">
              <w:t>Volado sobre retiro (2)</w:t>
            </w:r>
          </w:p>
        </w:tc>
        <w:tc>
          <w:tcPr>
            <w:tcW w:w="3686" w:type="dxa"/>
          </w:tcPr>
          <w:p w14:paraId="625BCB5A"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0.50 ml (máximo)</w:t>
            </w:r>
          </w:p>
        </w:tc>
      </w:tr>
      <w:tr w:rsidR="00537A02" w:rsidRPr="00D7714F" w14:paraId="62C287E7" w14:textId="77777777" w:rsidTr="00565445">
        <w:trPr>
          <w:trHeight w:val="255"/>
        </w:trPr>
        <w:tc>
          <w:tcPr>
            <w:tcW w:w="2962" w:type="dxa"/>
          </w:tcPr>
          <w:p w14:paraId="52A9C072"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686" w:type="dxa"/>
          </w:tcPr>
          <w:p w14:paraId="5548BE8A" w14:textId="77777777" w:rsidR="00537A02" w:rsidRPr="00D7714F" w:rsidRDefault="00537A02" w:rsidP="00565445">
            <w:pPr>
              <w:pBdr>
                <w:top w:val="nil"/>
                <w:left w:val="nil"/>
                <w:bottom w:val="nil"/>
                <w:right w:val="nil"/>
                <w:between w:val="nil"/>
              </w:pBdr>
              <w:spacing w:after="0" w:line="252" w:lineRule="auto"/>
              <w:jc w:val="both"/>
              <w:rPr>
                <w:strike/>
                <w:sz w:val="18"/>
                <w:szCs w:val="18"/>
              </w:rPr>
            </w:pPr>
            <w:r w:rsidRPr="00D7714F">
              <w:rPr>
                <w:sz w:val="18"/>
                <w:szCs w:val="18"/>
              </w:rPr>
              <w:t>---------</w:t>
            </w:r>
          </w:p>
        </w:tc>
      </w:tr>
    </w:tbl>
    <w:p w14:paraId="5BE4859A"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68E6593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67FA290A" w14:textId="77777777" w:rsidR="00537A02" w:rsidRPr="00D7714F" w:rsidRDefault="00537A02" w:rsidP="00537A02">
      <w:pPr>
        <w:pStyle w:val="Ttulo4"/>
      </w:pPr>
      <w:bookmarkStart w:id="69" w:name="_heading=h.xw4fhdeba2k4" w:colFirst="0" w:colLast="0"/>
      <w:bookmarkEnd w:id="69"/>
      <w:r w:rsidRPr="00D7714F">
        <w:t>Zona Industrial (ZI)</w:t>
      </w:r>
    </w:p>
    <w:p w14:paraId="03054119"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 de la Zona Industrial</w:t>
      </w:r>
    </w:p>
    <w:p w14:paraId="7B9F151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Industrial (ZI) es la tipología de zonificación dentro del ámbito de intervención del PDU Anta destinada al funcionamiento de actividades industriales que implican la transformación de materias primas en productos terminados, con énfasis en los sectores agroindustrial y pecuario. Esta zonificación permite el desarrollo de la </w:t>
      </w:r>
      <w:r w:rsidRPr="00D7714F">
        <w:rPr>
          <w:rFonts w:ascii="Swis721 LtCn BT" w:eastAsia="Swis721 LtCn BT" w:hAnsi="Swis721 LtCn BT" w:cs="Swis721 LtCn BT"/>
          <w:color w:val="000000"/>
        </w:rPr>
        <w:lastRenderedPageBreak/>
        <w:t>Industria Elemental y Complementaria (I1) y la Industria Liviana (I2), que incluyen la transformación de productos agrícolas como la papa y el maíz, así como la producción de derivados lácteos y su almacenamiento y la actividad pecuaria vinculada al vacuno, bovino y animales menores. Las áreas asignadas a la ZI deben contar con terrenos adecuados que permitan una operatividad eficiente, en función de la intensidad de uso del suelo y la infraestructura vial necesaria para el transporte logístico.</w:t>
      </w:r>
    </w:p>
    <w:p w14:paraId="20F9690E"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Industria Elemental y Complementaria (I1) </w:t>
      </w:r>
    </w:p>
    <w:p w14:paraId="1B400A2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Industria Elemental y Complementaria (I1) se refiere a aquellas actividades industriales que proporcionan bienes y servicios básicos y esenciales para la economía y la sociedad y que además no generan impactos ambientales significativos ni ruidos excesivos. Esta categoría será compatible con la Industria Liviana (I2).</w:t>
      </w:r>
    </w:p>
    <w:p w14:paraId="02D1C89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ha zonificado como I1 en el sector de las Flores perteneciente a la comunidad de Compone.</w:t>
      </w:r>
    </w:p>
    <w:p w14:paraId="4508331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Zona Industrial (ZI) se establece parámetros urbanísticos y edificatorios, detallados en la siguiente tabla:</w:t>
      </w:r>
    </w:p>
    <w:p w14:paraId="669C35EC" w14:textId="77777777" w:rsidR="00537A02" w:rsidRPr="00D7714F" w:rsidRDefault="00537A02" w:rsidP="00537A02">
      <w:pPr>
        <w:pBdr>
          <w:top w:val="nil"/>
          <w:left w:val="nil"/>
          <w:bottom w:val="nil"/>
          <w:right w:val="nil"/>
          <w:between w:val="nil"/>
        </w:pBdr>
        <w:spacing w:after="0"/>
        <w:jc w:val="center"/>
        <w:rPr>
          <w:b/>
          <w:bCs/>
          <w:color w:val="000000"/>
          <w:sz w:val="20"/>
          <w:szCs w:val="20"/>
        </w:rPr>
      </w:pPr>
      <w:r w:rsidRPr="00D7714F">
        <w:rPr>
          <w:b/>
          <w:bCs/>
          <w:color w:val="000000"/>
          <w:sz w:val="20"/>
          <w:szCs w:val="20"/>
        </w:rPr>
        <w:t>Tabla N° 41. Parámetros Urbanísticos de la Zona de Industria Elemental y Complementaria (I1)</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537A02" w:rsidRPr="00D7714F" w14:paraId="134C88EE" w14:textId="77777777" w:rsidTr="00565445">
        <w:trPr>
          <w:trHeight w:val="20"/>
          <w:tblHeader/>
        </w:trPr>
        <w:tc>
          <w:tcPr>
            <w:tcW w:w="6648" w:type="dxa"/>
            <w:gridSpan w:val="2"/>
          </w:tcPr>
          <w:p w14:paraId="11CD7D4C"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INDUSTRIA ELEMENTAL Y COMPLEMENTARIA (I1)</w:t>
            </w:r>
          </w:p>
        </w:tc>
      </w:tr>
      <w:tr w:rsidR="00537A02" w:rsidRPr="00D7714F" w14:paraId="1A0BE409" w14:textId="77777777" w:rsidTr="00565445">
        <w:trPr>
          <w:trHeight w:val="20"/>
          <w:tblHeader/>
        </w:trPr>
        <w:tc>
          <w:tcPr>
            <w:tcW w:w="2962" w:type="dxa"/>
          </w:tcPr>
          <w:p w14:paraId="7A2DCE66"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686" w:type="dxa"/>
          </w:tcPr>
          <w:p w14:paraId="4A542B3F"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08A84CD4" w14:textId="77777777" w:rsidTr="00565445">
        <w:trPr>
          <w:trHeight w:val="20"/>
        </w:trPr>
        <w:tc>
          <w:tcPr>
            <w:tcW w:w="2962" w:type="dxa"/>
          </w:tcPr>
          <w:p w14:paraId="5537E012"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686" w:type="dxa"/>
          </w:tcPr>
          <w:p w14:paraId="5B9BF23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005CEFAD" w14:textId="77777777" w:rsidTr="00565445">
        <w:trPr>
          <w:trHeight w:val="20"/>
        </w:trPr>
        <w:tc>
          <w:tcPr>
            <w:tcW w:w="2962" w:type="dxa"/>
          </w:tcPr>
          <w:p w14:paraId="3B980582" w14:textId="77777777" w:rsidR="00537A02" w:rsidRPr="00D7714F" w:rsidRDefault="00537A02" w:rsidP="00565445">
            <w:pPr>
              <w:pBdr>
                <w:top w:val="nil"/>
                <w:left w:val="nil"/>
                <w:bottom w:val="nil"/>
                <w:right w:val="nil"/>
                <w:between w:val="nil"/>
              </w:pBdr>
              <w:spacing w:after="0" w:line="252" w:lineRule="auto"/>
            </w:pPr>
            <w:r w:rsidRPr="00D7714F">
              <w:t>Área mínima de Lote Normativo (m2) (1)</w:t>
            </w:r>
          </w:p>
        </w:tc>
        <w:tc>
          <w:tcPr>
            <w:tcW w:w="3686" w:type="dxa"/>
          </w:tcPr>
          <w:p w14:paraId="5218114F" w14:textId="77777777" w:rsidR="00537A02" w:rsidRPr="00D7714F" w:rsidRDefault="00537A02" w:rsidP="00565445">
            <w:pPr>
              <w:pBdr>
                <w:top w:val="nil"/>
                <w:left w:val="nil"/>
                <w:bottom w:val="nil"/>
                <w:right w:val="nil"/>
                <w:between w:val="nil"/>
              </w:pBdr>
              <w:spacing w:after="0" w:line="252" w:lineRule="auto"/>
              <w:rPr>
                <w:sz w:val="18"/>
                <w:szCs w:val="18"/>
              </w:rPr>
            </w:pPr>
            <w:r w:rsidRPr="00D7714F">
              <w:rPr>
                <w:sz w:val="18"/>
                <w:szCs w:val="18"/>
              </w:rPr>
              <w:t>300.00 m2</w:t>
            </w:r>
          </w:p>
        </w:tc>
      </w:tr>
      <w:tr w:rsidR="00537A02" w:rsidRPr="00D7714F" w14:paraId="13F33EBF" w14:textId="77777777" w:rsidTr="00565445">
        <w:trPr>
          <w:trHeight w:val="20"/>
        </w:trPr>
        <w:tc>
          <w:tcPr>
            <w:tcW w:w="2962" w:type="dxa"/>
          </w:tcPr>
          <w:p w14:paraId="08636983" w14:textId="77777777" w:rsidR="00537A02" w:rsidRPr="00D7714F" w:rsidRDefault="00537A02" w:rsidP="00565445">
            <w:pPr>
              <w:pBdr>
                <w:top w:val="nil"/>
                <w:left w:val="nil"/>
                <w:bottom w:val="nil"/>
                <w:right w:val="nil"/>
                <w:between w:val="nil"/>
              </w:pBdr>
              <w:spacing w:after="0" w:line="252" w:lineRule="auto"/>
            </w:pPr>
            <w:r w:rsidRPr="00D7714F">
              <w:t>Frente mínimo de Lote Normativo (ml) (1)</w:t>
            </w:r>
          </w:p>
        </w:tc>
        <w:tc>
          <w:tcPr>
            <w:tcW w:w="3686" w:type="dxa"/>
          </w:tcPr>
          <w:p w14:paraId="68D379C4"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10.00 ml</w:t>
            </w:r>
          </w:p>
        </w:tc>
      </w:tr>
      <w:tr w:rsidR="00537A02" w:rsidRPr="00D7714F" w14:paraId="12ACA54D" w14:textId="77777777" w:rsidTr="00565445">
        <w:trPr>
          <w:trHeight w:val="20"/>
        </w:trPr>
        <w:tc>
          <w:tcPr>
            <w:tcW w:w="2962" w:type="dxa"/>
          </w:tcPr>
          <w:p w14:paraId="75BAD4D0"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686" w:type="dxa"/>
          </w:tcPr>
          <w:p w14:paraId="1B832EF1"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6.00 ml o 2 niveles </w:t>
            </w:r>
          </w:p>
        </w:tc>
      </w:tr>
      <w:tr w:rsidR="00537A02" w:rsidRPr="00D7714F" w14:paraId="503CE8A7" w14:textId="77777777" w:rsidTr="00565445">
        <w:trPr>
          <w:trHeight w:val="20"/>
        </w:trPr>
        <w:tc>
          <w:tcPr>
            <w:tcW w:w="2962" w:type="dxa"/>
          </w:tcPr>
          <w:p w14:paraId="044E34F9" w14:textId="77777777" w:rsidR="00537A02" w:rsidRPr="00D7714F" w:rsidRDefault="00537A02" w:rsidP="00565445">
            <w:pPr>
              <w:pBdr>
                <w:top w:val="nil"/>
                <w:left w:val="nil"/>
                <w:bottom w:val="nil"/>
                <w:right w:val="nil"/>
                <w:between w:val="nil"/>
              </w:pBdr>
              <w:spacing w:after="0" w:line="252" w:lineRule="auto"/>
            </w:pPr>
            <w:r w:rsidRPr="00D7714F">
              <w:t>Retiros</w:t>
            </w:r>
          </w:p>
        </w:tc>
        <w:tc>
          <w:tcPr>
            <w:tcW w:w="3686" w:type="dxa"/>
          </w:tcPr>
          <w:p w14:paraId="4752D833"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3.00 ml </w:t>
            </w:r>
          </w:p>
        </w:tc>
      </w:tr>
      <w:tr w:rsidR="00537A02" w:rsidRPr="00D7714F" w14:paraId="23C42655" w14:textId="77777777" w:rsidTr="00565445">
        <w:trPr>
          <w:trHeight w:val="20"/>
        </w:trPr>
        <w:tc>
          <w:tcPr>
            <w:tcW w:w="2962" w:type="dxa"/>
          </w:tcPr>
          <w:p w14:paraId="4BB63D7D"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686" w:type="dxa"/>
          </w:tcPr>
          <w:p w14:paraId="2961B0B0"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74F41B28" w14:textId="77777777" w:rsidTr="00565445">
        <w:trPr>
          <w:trHeight w:val="20"/>
        </w:trPr>
        <w:tc>
          <w:tcPr>
            <w:tcW w:w="2962" w:type="dxa"/>
          </w:tcPr>
          <w:p w14:paraId="36FF4EEA" w14:textId="77777777" w:rsidR="00537A02" w:rsidRPr="00D7714F" w:rsidRDefault="00537A02" w:rsidP="00565445">
            <w:pPr>
              <w:pBdr>
                <w:top w:val="nil"/>
                <w:left w:val="nil"/>
                <w:bottom w:val="nil"/>
                <w:right w:val="nil"/>
                <w:between w:val="nil"/>
              </w:pBdr>
              <w:spacing w:after="0" w:line="252" w:lineRule="auto"/>
            </w:pPr>
            <w:r w:rsidRPr="00D7714F">
              <w:t>Porcentaje mínimo de área libre</w:t>
            </w:r>
          </w:p>
        </w:tc>
        <w:tc>
          <w:tcPr>
            <w:tcW w:w="3686" w:type="dxa"/>
          </w:tcPr>
          <w:p w14:paraId="7B833E25"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proyecto</w:t>
            </w:r>
          </w:p>
        </w:tc>
      </w:tr>
      <w:tr w:rsidR="00537A02" w:rsidRPr="00D7714F" w14:paraId="1324F93B" w14:textId="77777777" w:rsidTr="00565445">
        <w:trPr>
          <w:trHeight w:val="20"/>
        </w:trPr>
        <w:tc>
          <w:tcPr>
            <w:tcW w:w="2962" w:type="dxa"/>
          </w:tcPr>
          <w:p w14:paraId="53C2C856" w14:textId="77777777" w:rsidR="00537A02" w:rsidRPr="00D7714F" w:rsidRDefault="00537A02" w:rsidP="00565445">
            <w:pPr>
              <w:pBdr>
                <w:top w:val="nil"/>
                <w:left w:val="nil"/>
                <w:bottom w:val="nil"/>
                <w:right w:val="nil"/>
                <w:between w:val="nil"/>
              </w:pBdr>
              <w:spacing w:after="0" w:line="252" w:lineRule="auto"/>
            </w:pPr>
            <w:r w:rsidRPr="00D7714F">
              <w:t>Número mínimo de estacionamientos</w:t>
            </w:r>
          </w:p>
        </w:tc>
        <w:tc>
          <w:tcPr>
            <w:tcW w:w="3686" w:type="dxa"/>
          </w:tcPr>
          <w:p w14:paraId="728C805A"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0FFD55F1" w14:textId="77777777" w:rsidTr="00565445">
        <w:trPr>
          <w:trHeight w:val="20"/>
        </w:trPr>
        <w:tc>
          <w:tcPr>
            <w:tcW w:w="2962" w:type="dxa"/>
          </w:tcPr>
          <w:p w14:paraId="0C79FBB8" w14:textId="77777777" w:rsidR="00537A02" w:rsidRPr="00D7714F" w:rsidRDefault="00537A02" w:rsidP="00565445">
            <w:pPr>
              <w:pBdr>
                <w:top w:val="nil"/>
                <w:left w:val="nil"/>
                <w:bottom w:val="nil"/>
                <w:right w:val="nil"/>
                <w:between w:val="nil"/>
              </w:pBdr>
              <w:spacing w:after="0" w:line="252" w:lineRule="auto"/>
            </w:pPr>
            <w:r w:rsidRPr="00D7714F">
              <w:t>Volado sobre retiro (3)</w:t>
            </w:r>
          </w:p>
        </w:tc>
        <w:tc>
          <w:tcPr>
            <w:tcW w:w="3686" w:type="dxa"/>
          </w:tcPr>
          <w:p w14:paraId="3EBA668F"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0.50 ml (máximo)</w:t>
            </w:r>
          </w:p>
        </w:tc>
      </w:tr>
      <w:tr w:rsidR="00537A02" w:rsidRPr="00D7714F" w14:paraId="453C58F3" w14:textId="77777777" w:rsidTr="00565445">
        <w:trPr>
          <w:trHeight w:val="20"/>
        </w:trPr>
        <w:tc>
          <w:tcPr>
            <w:tcW w:w="2962" w:type="dxa"/>
          </w:tcPr>
          <w:p w14:paraId="04D6B7CD"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686" w:type="dxa"/>
          </w:tcPr>
          <w:p w14:paraId="3C55DE42"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No se admite otro uso de suelo</w:t>
            </w:r>
          </w:p>
        </w:tc>
      </w:tr>
      <w:tr w:rsidR="00537A02" w:rsidRPr="00D7714F" w14:paraId="5FFD3ED3" w14:textId="77777777" w:rsidTr="00565445">
        <w:trPr>
          <w:trHeight w:val="20"/>
        </w:trPr>
        <w:tc>
          <w:tcPr>
            <w:tcW w:w="6648" w:type="dxa"/>
            <w:gridSpan w:val="2"/>
          </w:tcPr>
          <w:p w14:paraId="372D4D5A" w14:textId="77777777" w:rsidR="00537A02" w:rsidRPr="00D7714F" w:rsidRDefault="00537A02" w:rsidP="00565445">
            <w:pPr>
              <w:pBdr>
                <w:top w:val="nil"/>
                <w:left w:val="nil"/>
                <w:bottom w:val="nil"/>
                <w:right w:val="nil"/>
                <w:between w:val="nil"/>
              </w:pBdr>
              <w:spacing w:after="0" w:line="252" w:lineRule="auto"/>
              <w:rPr>
                <w:strike/>
              </w:rPr>
            </w:pPr>
            <w:r w:rsidRPr="00D7714F">
              <w:t>Restricciones</w:t>
            </w:r>
          </w:p>
        </w:tc>
      </w:tr>
      <w:tr w:rsidR="00537A02" w:rsidRPr="00D7714F" w14:paraId="2C50E6D3" w14:textId="77777777" w:rsidTr="00565445">
        <w:trPr>
          <w:trHeight w:val="20"/>
        </w:trPr>
        <w:tc>
          <w:tcPr>
            <w:tcW w:w="6648" w:type="dxa"/>
            <w:gridSpan w:val="2"/>
            <w:shd w:val="clear" w:color="auto" w:fill="F2F2F2"/>
          </w:tcPr>
          <w:p w14:paraId="11600949" w14:textId="77777777" w:rsidR="00537A02" w:rsidRPr="00D7714F" w:rsidRDefault="00537A02" w:rsidP="00565445">
            <w:pPr>
              <w:pBdr>
                <w:top w:val="nil"/>
                <w:left w:val="nil"/>
                <w:bottom w:val="nil"/>
                <w:right w:val="nil"/>
                <w:between w:val="nil"/>
              </w:pBdr>
              <w:spacing w:after="0" w:line="252" w:lineRule="auto"/>
              <w:jc w:val="both"/>
            </w:pPr>
            <w:r w:rsidRPr="00D7714F">
              <w:t>No se permitirá el acondicionamiento de viviendas para este tipo de usos.</w:t>
            </w:r>
          </w:p>
        </w:tc>
      </w:tr>
    </w:tbl>
    <w:p w14:paraId="36B3F40F"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30A6C14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0850EAB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(3) Se puede edificar voladizos sobre el retiro frontal hasta 0.50 m, a partir de 2.30 m de altura, en las edificaciones que no tengan retiros no se permitirá voladizos sobre la vereda.</w:t>
      </w:r>
    </w:p>
    <w:p w14:paraId="2348BA2F"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Industria Liviana (I2)</w:t>
      </w:r>
    </w:p>
    <w:p w14:paraId="381B58C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Industrial Liviana (I2) es el área destinada a actividades industriales de baja o mediana escala que requieren infraestructura básica, acceso a transporte, servicios públicos y comunicaciones, y que no generan impactos ambientales significativos. Está orientada a establecimientos industriales de apoyo, productores de bienes esenciales para la población y de insumos para otras actividades productivas, cuyas operaciones son compatibles con el entorno urbano siempre que cumplan con la normativa ambiental vigente.</w:t>
      </w:r>
    </w:p>
    <w:p w14:paraId="0C2A34A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I2 se establece en el sector de Sangarará – Siuna perteneciente a la comunidad de Markjo.</w:t>
      </w:r>
    </w:p>
    <w:p w14:paraId="4A33648E"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I2 se establece parámetros urbanísticos y edificatorios, detallados en la siguiente tabla:</w:t>
      </w:r>
    </w:p>
    <w:p w14:paraId="30A56CA9"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55465766"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693D341" w14:textId="77777777" w:rsidR="00537A02" w:rsidRPr="00D7714F" w:rsidRDefault="00537A02" w:rsidP="00537A02">
      <w:pPr>
        <w:pBdr>
          <w:top w:val="nil"/>
          <w:left w:val="nil"/>
          <w:bottom w:val="nil"/>
          <w:right w:val="nil"/>
          <w:between w:val="nil"/>
        </w:pBdr>
        <w:spacing w:after="0"/>
        <w:jc w:val="center"/>
        <w:rPr>
          <w:b/>
          <w:bCs/>
          <w:color w:val="000000"/>
          <w:sz w:val="20"/>
          <w:szCs w:val="20"/>
        </w:rPr>
      </w:pPr>
      <w:r w:rsidRPr="00D7714F">
        <w:rPr>
          <w:b/>
          <w:bCs/>
          <w:color w:val="000000"/>
          <w:sz w:val="20"/>
          <w:szCs w:val="20"/>
        </w:rPr>
        <w:t>Tabla N° 42. Parámetros Urbanísticos y edificatorios de la Zona de Industria Liviana (I2)</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962"/>
        <w:gridCol w:w="3686"/>
      </w:tblGrid>
      <w:tr w:rsidR="00537A02" w:rsidRPr="00D7714F" w14:paraId="7E459983" w14:textId="77777777" w:rsidTr="00565445">
        <w:trPr>
          <w:trHeight w:val="20"/>
          <w:tblHeader/>
        </w:trPr>
        <w:tc>
          <w:tcPr>
            <w:tcW w:w="6648" w:type="dxa"/>
            <w:gridSpan w:val="2"/>
          </w:tcPr>
          <w:p w14:paraId="701C0701" w14:textId="77777777" w:rsidR="00537A02" w:rsidRPr="00D7714F" w:rsidRDefault="00537A02" w:rsidP="00565445">
            <w:pPr>
              <w:pBdr>
                <w:top w:val="nil"/>
                <w:left w:val="nil"/>
                <w:bottom w:val="nil"/>
                <w:right w:val="nil"/>
                <w:between w:val="nil"/>
              </w:pBdr>
              <w:spacing w:after="0" w:line="252" w:lineRule="auto"/>
            </w:pPr>
            <w:r w:rsidRPr="00D7714F">
              <w:rPr>
                <w:color w:val="000000"/>
              </w:rPr>
              <w:t>ZONA DE INDUSTRIA ELEMENTAL Y COMPLEMENTARIA (I2)</w:t>
            </w:r>
          </w:p>
        </w:tc>
      </w:tr>
      <w:tr w:rsidR="00537A02" w:rsidRPr="00D7714F" w14:paraId="20A51E00" w14:textId="77777777" w:rsidTr="00565445">
        <w:trPr>
          <w:trHeight w:val="20"/>
          <w:tblHeader/>
        </w:trPr>
        <w:tc>
          <w:tcPr>
            <w:tcW w:w="2962" w:type="dxa"/>
          </w:tcPr>
          <w:p w14:paraId="4F1F2303" w14:textId="77777777" w:rsidR="00537A02" w:rsidRPr="00D7714F" w:rsidRDefault="00537A02" w:rsidP="00565445">
            <w:pPr>
              <w:pBdr>
                <w:top w:val="nil"/>
                <w:left w:val="nil"/>
                <w:bottom w:val="nil"/>
                <w:right w:val="nil"/>
                <w:between w:val="nil"/>
              </w:pBdr>
              <w:spacing w:after="0" w:line="252" w:lineRule="auto"/>
            </w:pPr>
            <w:r w:rsidRPr="00D7714F">
              <w:rPr>
                <w:color w:val="000000"/>
              </w:rPr>
              <w:t xml:space="preserve">PARÁMETROS URBANÍSTICOS </w:t>
            </w:r>
          </w:p>
        </w:tc>
        <w:tc>
          <w:tcPr>
            <w:tcW w:w="3686" w:type="dxa"/>
          </w:tcPr>
          <w:p w14:paraId="788EFDA2" w14:textId="77777777" w:rsidR="00537A02" w:rsidRPr="00D7714F" w:rsidRDefault="00537A02" w:rsidP="00565445">
            <w:pPr>
              <w:pBdr>
                <w:top w:val="nil"/>
                <w:left w:val="nil"/>
                <w:bottom w:val="nil"/>
                <w:right w:val="nil"/>
                <w:between w:val="nil"/>
              </w:pBdr>
              <w:spacing w:after="0" w:line="252" w:lineRule="auto"/>
            </w:pPr>
            <w:r w:rsidRPr="00D7714F">
              <w:rPr>
                <w:color w:val="000000"/>
              </w:rPr>
              <w:t>VALOR REQUISITO</w:t>
            </w:r>
          </w:p>
        </w:tc>
      </w:tr>
      <w:tr w:rsidR="00537A02" w:rsidRPr="00D7714F" w14:paraId="0C316EF1" w14:textId="77777777" w:rsidTr="00565445">
        <w:trPr>
          <w:trHeight w:val="20"/>
        </w:trPr>
        <w:tc>
          <w:tcPr>
            <w:tcW w:w="2962" w:type="dxa"/>
          </w:tcPr>
          <w:p w14:paraId="797C9A12" w14:textId="77777777" w:rsidR="00537A02" w:rsidRPr="00D7714F" w:rsidRDefault="00537A02" w:rsidP="00565445">
            <w:pPr>
              <w:pBdr>
                <w:top w:val="nil"/>
                <w:left w:val="nil"/>
                <w:bottom w:val="nil"/>
                <w:right w:val="nil"/>
                <w:between w:val="nil"/>
              </w:pBdr>
              <w:spacing w:after="0" w:line="252" w:lineRule="auto"/>
            </w:pPr>
            <w:r w:rsidRPr="00D7714F">
              <w:t>Densidad neta máxima. Hab./Has.</w:t>
            </w:r>
          </w:p>
        </w:tc>
        <w:tc>
          <w:tcPr>
            <w:tcW w:w="3686" w:type="dxa"/>
          </w:tcPr>
          <w:p w14:paraId="3C2FADF5"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w:t>
            </w:r>
          </w:p>
        </w:tc>
      </w:tr>
      <w:tr w:rsidR="00537A02" w:rsidRPr="00D7714F" w14:paraId="6B225A9B" w14:textId="77777777" w:rsidTr="00565445">
        <w:trPr>
          <w:trHeight w:val="20"/>
        </w:trPr>
        <w:tc>
          <w:tcPr>
            <w:tcW w:w="2962" w:type="dxa"/>
          </w:tcPr>
          <w:p w14:paraId="5F79CC58" w14:textId="77777777" w:rsidR="00537A02" w:rsidRPr="00D7714F" w:rsidRDefault="00537A02" w:rsidP="00565445">
            <w:pPr>
              <w:pBdr>
                <w:top w:val="nil"/>
                <w:left w:val="nil"/>
                <w:bottom w:val="nil"/>
                <w:right w:val="nil"/>
                <w:between w:val="nil"/>
              </w:pBdr>
              <w:spacing w:after="0" w:line="252" w:lineRule="auto"/>
            </w:pPr>
            <w:r w:rsidRPr="00D7714F">
              <w:t>Área mínima de Lote Normativo (m2) (1)</w:t>
            </w:r>
          </w:p>
        </w:tc>
        <w:tc>
          <w:tcPr>
            <w:tcW w:w="3686" w:type="dxa"/>
          </w:tcPr>
          <w:p w14:paraId="5EA14008" w14:textId="77777777" w:rsidR="00537A02" w:rsidRPr="00D7714F" w:rsidRDefault="00537A02" w:rsidP="00565445">
            <w:pPr>
              <w:pBdr>
                <w:top w:val="nil"/>
                <w:left w:val="nil"/>
                <w:bottom w:val="nil"/>
                <w:right w:val="nil"/>
                <w:between w:val="nil"/>
              </w:pBdr>
              <w:spacing w:after="0" w:line="252" w:lineRule="auto"/>
              <w:rPr>
                <w:sz w:val="18"/>
                <w:szCs w:val="18"/>
              </w:rPr>
            </w:pPr>
            <w:r w:rsidRPr="00D7714F">
              <w:rPr>
                <w:sz w:val="18"/>
                <w:szCs w:val="18"/>
              </w:rPr>
              <w:t>1,000.00 m2</w:t>
            </w:r>
          </w:p>
        </w:tc>
      </w:tr>
      <w:tr w:rsidR="00537A02" w:rsidRPr="00D7714F" w14:paraId="5163C8B6" w14:textId="77777777" w:rsidTr="00565445">
        <w:trPr>
          <w:trHeight w:val="20"/>
        </w:trPr>
        <w:tc>
          <w:tcPr>
            <w:tcW w:w="2962" w:type="dxa"/>
          </w:tcPr>
          <w:p w14:paraId="1FFAD523" w14:textId="77777777" w:rsidR="00537A02" w:rsidRPr="00D7714F" w:rsidRDefault="00537A02" w:rsidP="00565445">
            <w:pPr>
              <w:pBdr>
                <w:top w:val="nil"/>
                <w:left w:val="nil"/>
                <w:bottom w:val="nil"/>
                <w:right w:val="nil"/>
                <w:between w:val="nil"/>
              </w:pBdr>
              <w:spacing w:after="0" w:line="252" w:lineRule="auto"/>
            </w:pPr>
            <w:r w:rsidRPr="00D7714F">
              <w:t>Frente mínimo de Lote Normativo (ml) (1)</w:t>
            </w:r>
          </w:p>
        </w:tc>
        <w:tc>
          <w:tcPr>
            <w:tcW w:w="3686" w:type="dxa"/>
          </w:tcPr>
          <w:p w14:paraId="74CF57AF"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20.00 ml</w:t>
            </w:r>
          </w:p>
        </w:tc>
      </w:tr>
      <w:tr w:rsidR="00537A02" w:rsidRPr="00D7714F" w14:paraId="68EF3EC5" w14:textId="77777777" w:rsidTr="00565445">
        <w:trPr>
          <w:trHeight w:val="20"/>
        </w:trPr>
        <w:tc>
          <w:tcPr>
            <w:tcW w:w="2962" w:type="dxa"/>
          </w:tcPr>
          <w:p w14:paraId="7C17DCEF" w14:textId="77777777" w:rsidR="00537A02" w:rsidRPr="00D7714F" w:rsidRDefault="00537A02" w:rsidP="00565445">
            <w:pPr>
              <w:pBdr>
                <w:top w:val="nil"/>
                <w:left w:val="nil"/>
                <w:bottom w:val="nil"/>
                <w:right w:val="nil"/>
                <w:between w:val="nil"/>
              </w:pBdr>
              <w:spacing w:after="0" w:line="252" w:lineRule="auto"/>
            </w:pPr>
            <w:r w:rsidRPr="00D7714F">
              <w:t>Altura máxima de la edificación</w:t>
            </w:r>
          </w:p>
        </w:tc>
        <w:tc>
          <w:tcPr>
            <w:tcW w:w="3686" w:type="dxa"/>
          </w:tcPr>
          <w:p w14:paraId="3A83AF77"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6.00 ml o 2 niveles </w:t>
            </w:r>
          </w:p>
        </w:tc>
      </w:tr>
      <w:tr w:rsidR="00537A02" w:rsidRPr="00D7714F" w14:paraId="0A2FCD09" w14:textId="77777777" w:rsidTr="00565445">
        <w:trPr>
          <w:trHeight w:val="20"/>
        </w:trPr>
        <w:tc>
          <w:tcPr>
            <w:tcW w:w="2962" w:type="dxa"/>
          </w:tcPr>
          <w:p w14:paraId="3D4803E7" w14:textId="77777777" w:rsidR="00537A02" w:rsidRPr="00D7714F" w:rsidRDefault="00537A02" w:rsidP="00565445">
            <w:pPr>
              <w:pBdr>
                <w:top w:val="nil"/>
                <w:left w:val="nil"/>
                <w:bottom w:val="nil"/>
                <w:right w:val="nil"/>
                <w:between w:val="nil"/>
              </w:pBdr>
              <w:spacing w:after="0" w:line="252" w:lineRule="auto"/>
            </w:pPr>
            <w:r w:rsidRPr="00D7714F">
              <w:t>Retiros</w:t>
            </w:r>
          </w:p>
        </w:tc>
        <w:tc>
          <w:tcPr>
            <w:tcW w:w="3686" w:type="dxa"/>
          </w:tcPr>
          <w:p w14:paraId="0ECA83D2"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3.00 ml </w:t>
            </w:r>
          </w:p>
        </w:tc>
      </w:tr>
      <w:tr w:rsidR="00537A02" w:rsidRPr="00D7714F" w14:paraId="54A81535" w14:textId="77777777" w:rsidTr="00565445">
        <w:trPr>
          <w:trHeight w:val="20"/>
        </w:trPr>
        <w:tc>
          <w:tcPr>
            <w:tcW w:w="2962" w:type="dxa"/>
          </w:tcPr>
          <w:p w14:paraId="66D97928" w14:textId="77777777" w:rsidR="00537A02" w:rsidRPr="00D7714F" w:rsidRDefault="00537A02" w:rsidP="00565445">
            <w:pPr>
              <w:pBdr>
                <w:top w:val="nil"/>
                <w:left w:val="nil"/>
                <w:bottom w:val="nil"/>
                <w:right w:val="nil"/>
                <w:between w:val="nil"/>
              </w:pBdr>
              <w:spacing w:after="0" w:line="252" w:lineRule="auto"/>
            </w:pPr>
            <w:r w:rsidRPr="00D7714F">
              <w:t>Coeficiente de edificabilidad</w:t>
            </w:r>
          </w:p>
        </w:tc>
        <w:tc>
          <w:tcPr>
            <w:tcW w:w="3686" w:type="dxa"/>
          </w:tcPr>
          <w:p w14:paraId="4009D7C9"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36AB228C" w14:textId="77777777" w:rsidTr="00565445">
        <w:trPr>
          <w:trHeight w:val="20"/>
        </w:trPr>
        <w:tc>
          <w:tcPr>
            <w:tcW w:w="2962" w:type="dxa"/>
          </w:tcPr>
          <w:p w14:paraId="4F426E44" w14:textId="77777777" w:rsidR="00537A02" w:rsidRPr="00D7714F" w:rsidRDefault="00537A02" w:rsidP="00565445">
            <w:pPr>
              <w:pBdr>
                <w:top w:val="nil"/>
                <w:left w:val="nil"/>
                <w:bottom w:val="nil"/>
                <w:right w:val="nil"/>
                <w:between w:val="nil"/>
              </w:pBdr>
              <w:spacing w:after="0" w:line="252" w:lineRule="auto"/>
            </w:pPr>
            <w:r w:rsidRPr="00D7714F">
              <w:t>Porcentaje mínimo de área libre</w:t>
            </w:r>
          </w:p>
        </w:tc>
        <w:tc>
          <w:tcPr>
            <w:tcW w:w="3686" w:type="dxa"/>
          </w:tcPr>
          <w:p w14:paraId="428D02A4"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Según proyecto</w:t>
            </w:r>
          </w:p>
        </w:tc>
      </w:tr>
      <w:tr w:rsidR="00537A02" w:rsidRPr="00D7714F" w14:paraId="49213B83" w14:textId="77777777" w:rsidTr="00565445">
        <w:trPr>
          <w:trHeight w:val="20"/>
        </w:trPr>
        <w:tc>
          <w:tcPr>
            <w:tcW w:w="2962" w:type="dxa"/>
          </w:tcPr>
          <w:p w14:paraId="5E592DF3" w14:textId="77777777" w:rsidR="00537A02" w:rsidRPr="00D7714F" w:rsidRDefault="00537A02" w:rsidP="00565445">
            <w:pPr>
              <w:pBdr>
                <w:top w:val="nil"/>
                <w:left w:val="nil"/>
                <w:bottom w:val="nil"/>
                <w:right w:val="nil"/>
                <w:between w:val="nil"/>
              </w:pBdr>
              <w:spacing w:after="0" w:line="252" w:lineRule="auto"/>
            </w:pPr>
            <w:r w:rsidRPr="00D7714F">
              <w:t>Número mínimo de estacionamientos</w:t>
            </w:r>
          </w:p>
        </w:tc>
        <w:tc>
          <w:tcPr>
            <w:tcW w:w="3686" w:type="dxa"/>
          </w:tcPr>
          <w:p w14:paraId="1E449BFF"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 xml:space="preserve">Según proyecto </w:t>
            </w:r>
          </w:p>
        </w:tc>
      </w:tr>
      <w:tr w:rsidR="00537A02" w:rsidRPr="00D7714F" w14:paraId="10E307A9" w14:textId="77777777" w:rsidTr="00565445">
        <w:trPr>
          <w:trHeight w:val="20"/>
        </w:trPr>
        <w:tc>
          <w:tcPr>
            <w:tcW w:w="2962" w:type="dxa"/>
          </w:tcPr>
          <w:p w14:paraId="1AF4DB12" w14:textId="77777777" w:rsidR="00537A02" w:rsidRPr="00D7714F" w:rsidRDefault="00537A02" w:rsidP="00565445">
            <w:pPr>
              <w:pBdr>
                <w:top w:val="nil"/>
                <w:left w:val="nil"/>
                <w:bottom w:val="nil"/>
                <w:right w:val="nil"/>
                <w:between w:val="nil"/>
              </w:pBdr>
              <w:spacing w:after="0" w:line="252" w:lineRule="auto"/>
            </w:pPr>
            <w:r w:rsidRPr="00D7714F">
              <w:t>Volado sobre retiro (2)</w:t>
            </w:r>
          </w:p>
        </w:tc>
        <w:tc>
          <w:tcPr>
            <w:tcW w:w="3686" w:type="dxa"/>
          </w:tcPr>
          <w:p w14:paraId="3E850A25"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0.50 ml (máximo)</w:t>
            </w:r>
          </w:p>
        </w:tc>
      </w:tr>
      <w:tr w:rsidR="00537A02" w:rsidRPr="00D7714F" w14:paraId="7922312B" w14:textId="77777777" w:rsidTr="00565445">
        <w:trPr>
          <w:trHeight w:val="20"/>
        </w:trPr>
        <w:tc>
          <w:tcPr>
            <w:tcW w:w="2962" w:type="dxa"/>
          </w:tcPr>
          <w:p w14:paraId="70A9862E" w14:textId="77777777" w:rsidR="00537A02" w:rsidRPr="00D7714F" w:rsidRDefault="00537A02" w:rsidP="00565445">
            <w:pPr>
              <w:pBdr>
                <w:top w:val="nil"/>
                <w:left w:val="nil"/>
                <w:bottom w:val="nil"/>
                <w:right w:val="nil"/>
                <w:between w:val="nil"/>
              </w:pBdr>
              <w:spacing w:after="0" w:line="252" w:lineRule="auto"/>
            </w:pPr>
            <w:r w:rsidRPr="00D7714F">
              <w:t>Usos de suelo permitidos</w:t>
            </w:r>
          </w:p>
        </w:tc>
        <w:tc>
          <w:tcPr>
            <w:tcW w:w="3686" w:type="dxa"/>
          </w:tcPr>
          <w:p w14:paraId="328D7DDC" w14:textId="77777777" w:rsidR="00537A02" w:rsidRPr="00D7714F" w:rsidRDefault="00537A02" w:rsidP="00565445">
            <w:pPr>
              <w:pBdr>
                <w:top w:val="nil"/>
                <w:left w:val="nil"/>
                <w:bottom w:val="nil"/>
                <w:right w:val="nil"/>
                <w:between w:val="nil"/>
              </w:pBdr>
              <w:spacing w:after="0" w:line="252" w:lineRule="auto"/>
              <w:jc w:val="both"/>
              <w:rPr>
                <w:sz w:val="18"/>
                <w:szCs w:val="18"/>
              </w:rPr>
            </w:pPr>
            <w:r w:rsidRPr="00D7714F">
              <w:rPr>
                <w:sz w:val="18"/>
                <w:szCs w:val="18"/>
              </w:rPr>
              <w:t>I1 (Hasta 20%)</w:t>
            </w:r>
          </w:p>
        </w:tc>
      </w:tr>
      <w:tr w:rsidR="00537A02" w:rsidRPr="00D7714F" w14:paraId="3A5EB520" w14:textId="77777777" w:rsidTr="00565445">
        <w:trPr>
          <w:trHeight w:val="20"/>
        </w:trPr>
        <w:tc>
          <w:tcPr>
            <w:tcW w:w="6648" w:type="dxa"/>
            <w:gridSpan w:val="2"/>
          </w:tcPr>
          <w:p w14:paraId="2FC52D11" w14:textId="77777777" w:rsidR="00537A02" w:rsidRPr="00D7714F" w:rsidRDefault="00537A02" w:rsidP="00565445">
            <w:pPr>
              <w:pBdr>
                <w:top w:val="nil"/>
                <w:left w:val="nil"/>
                <w:bottom w:val="nil"/>
                <w:right w:val="nil"/>
                <w:between w:val="nil"/>
              </w:pBdr>
              <w:spacing w:after="0" w:line="252" w:lineRule="auto"/>
            </w:pPr>
            <w:r w:rsidRPr="00D7714F">
              <w:t>Restricciones</w:t>
            </w:r>
          </w:p>
        </w:tc>
      </w:tr>
      <w:tr w:rsidR="00537A02" w:rsidRPr="00D7714F" w14:paraId="58EBE172" w14:textId="77777777" w:rsidTr="00565445">
        <w:trPr>
          <w:trHeight w:val="20"/>
        </w:trPr>
        <w:tc>
          <w:tcPr>
            <w:tcW w:w="6648" w:type="dxa"/>
            <w:gridSpan w:val="2"/>
            <w:shd w:val="clear" w:color="auto" w:fill="F2F2F2"/>
          </w:tcPr>
          <w:p w14:paraId="5E575F32" w14:textId="77777777" w:rsidR="00537A02" w:rsidRPr="00D7714F" w:rsidRDefault="00537A02" w:rsidP="00565445">
            <w:pPr>
              <w:pBdr>
                <w:top w:val="nil"/>
                <w:left w:val="nil"/>
                <w:bottom w:val="nil"/>
                <w:right w:val="nil"/>
                <w:between w:val="nil"/>
              </w:pBdr>
              <w:spacing w:after="0" w:line="252" w:lineRule="auto"/>
              <w:jc w:val="both"/>
            </w:pPr>
            <w:r w:rsidRPr="00D7714F">
              <w:t>No se permitirá el acondicionamiento de viviendas para este tipo de usos.</w:t>
            </w:r>
          </w:p>
        </w:tc>
      </w:tr>
    </w:tbl>
    <w:p w14:paraId="6C34BBE9"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p>
    <w:p w14:paraId="3E19D04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(1) En predios existentes con área y frente mínimo de lote, inferior al requerido, el área y frente mínimo de lote normativo corresponde al existente, los cuales están registrados en la base grafica del PDU Anta (Mapa base cartográfica MG-02) e información informática (Geo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7F573C21"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p>
    <w:p w14:paraId="50AABB1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i/>
          <w:iCs/>
          <w:color w:val="000000"/>
          <w:sz w:val="18"/>
          <w:szCs w:val="18"/>
        </w:rPr>
      </w:pPr>
    </w:p>
    <w:p w14:paraId="40D954ED" w14:textId="77777777" w:rsidR="00537A02" w:rsidRPr="00D7714F" w:rsidRDefault="00537A02" w:rsidP="00537A02">
      <w:pPr>
        <w:pStyle w:val="Ttulo4"/>
      </w:pPr>
      <w:bookmarkStart w:id="70" w:name="_heading=h.334da2wy4vz4" w:colFirst="0" w:colLast="0"/>
      <w:bookmarkEnd w:id="70"/>
      <w:r w:rsidRPr="00D7714F">
        <w:t>Zona Agraria (ZA)</w:t>
      </w:r>
    </w:p>
    <w:p w14:paraId="6C9BD891"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 de la Zona Agraria</w:t>
      </w:r>
    </w:p>
    <w:p w14:paraId="31D0360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La Zona Agraria (ZA) corresponde a suelo rural destinado a actividades agrícolas, pecuarias o forestales, que integran el sector económico primario de agricultura, ganadería, y silvicultura, por tanto, son áreas NO URBANIZABLES. Esta zona se caracteriza por su uso exclusivo para el desarrollo y fomento de actividades productivas vinculadas a la explotación de la tierra, permitiéndose solo construcciones que directamente apoyen dichas actividades. </w:t>
      </w:r>
    </w:p>
    <w:p w14:paraId="1BB56E0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la ciudad de Anta, esta zona es fundamental para la preservación de las actividades agropecuarias locales, fomentando la producción agrícola y pecuaria, en línea con las potencialidades económicas del territorio.</w:t>
      </w:r>
    </w:p>
    <w:p w14:paraId="1A4BDBD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clasifica como Zona Agraria (ZA) algunos predios rurales de los siguientes sectores: Huaynapata, Flores, Huancarpata, Compone, Inquilpata, La Granja, Villa Carmen, Ayllu Tumibamba, Yungaqui Chico, Pacca, San Marcos, Marquesbamba,Yungaqui Grande, Tambillo, Masoccacca, Anansaya, Anta Capital, Mollema, Nueva Primavera, Haparquilla, Occoruro, Cerro Ppuchuorcco, Agustin Gamarra Pichoc, Lluscanay, Mosocllacta, Llaulliray, Chacan Lucre, Ayarmaca, Chacacurqui, Markjo, Ttantañay, Acconhuaylla, Chacan Chico, Chacan Santa Ana, Pancarhuaylla, Chacan Santiago, Chillapucjio, Chacan Aguadulce, Munaypata, Centro Cconchacalla, Santa María, Rosaspampa, Condebamaba, Chorrillos, San Francisco, Huachanccay, Hospitalpampa, Sol Naciente, Sangarara, Santa Rosa, Siuna, Kehuar, Huerta, y Piñancay.</w:t>
      </w:r>
    </w:p>
    <w:p w14:paraId="6B3C9466"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protección de estos espacios es esencial para garantizar un uso sostenible del territorio, en concordancia con el modelo de desarrollo establecido en el PDU Anta.</w:t>
      </w:r>
    </w:p>
    <w:p w14:paraId="0E160518" w14:textId="77777777" w:rsidR="00537A02" w:rsidRPr="00D7714F" w:rsidRDefault="00537A02">
      <w:pPr>
        <w:numPr>
          <w:ilvl w:val="1"/>
          <w:numId w:val="39"/>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Estos espacios son clave para el soporte de actividades agropecuarias y la seguridad alimentaria, además de contribuir al equilibrio ambiental.</w:t>
      </w:r>
    </w:p>
    <w:p w14:paraId="7DCE1CE4" w14:textId="77777777" w:rsidR="00537A02" w:rsidRPr="00E34359" w:rsidRDefault="00537A02">
      <w:pPr>
        <w:numPr>
          <w:ilvl w:val="1"/>
          <w:numId w:val="39"/>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E34359">
        <w:rPr>
          <w:rFonts w:ascii="Swis721 LtCn BT" w:eastAsia="Swis721 LtCn BT" w:hAnsi="Swis721 LtCn BT" w:cs="Swis721 LtCn BT"/>
          <w:color w:val="000000"/>
        </w:rPr>
        <w:t>Se reconocen los derechos para desarrollar actividades agropecuarias y la instalación de infraestructura complementaria, como almacenes de productos y establos.</w:t>
      </w:r>
    </w:p>
    <w:p w14:paraId="6737595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sectPr w:rsidR="00537A02" w:rsidRPr="00D7714F" w:rsidSect="00537A02">
          <w:pgSz w:w="16840" w:h="11907" w:orient="landscape"/>
          <w:pgMar w:top="1701" w:right="1418" w:bottom="1276" w:left="1418" w:header="709" w:footer="709" w:gutter="0"/>
          <w:cols w:num="2" w:space="720" w:equalWidth="0">
            <w:col w:w="6648" w:space="708"/>
            <w:col w:w="6648" w:space="0"/>
          </w:cols>
        </w:sectPr>
      </w:pPr>
    </w:p>
    <w:p w14:paraId="516BBBB8" w14:textId="77777777" w:rsidR="00537A02" w:rsidRPr="00D7714F" w:rsidRDefault="00537A02" w:rsidP="00537A02">
      <w:pPr>
        <w:pBdr>
          <w:top w:val="nil"/>
          <w:left w:val="nil"/>
          <w:bottom w:val="nil"/>
          <w:right w:val="nil"/>
          <w:between w:val="nil"/>
        </w:pBdr>
        <w:spacing w:after="80"/>
        <w:jc w:val="center"/>
        <w:rPr>
          <w:b/>
          <w:bCs/>
          <w:color w:val="000000"/>
          <w:sz w:val="20"/>
          <w:szCs w:val="20"/>
        </w:rPr>
      </w:pPr>
      <w:r w:rsidRPr="00D7714F">
        <w:rPr>
          <w:b/>
          <w:bCs/>
          <w:color w:val="000000"/>
          <w:sz w:val="20"/>
          <w:szCs w:val="20"/>
        </w:rPr>
        <w:lastRenderedPageBreak/>
        <w:t>Tabla N° 43. Resumen de los Parámetros urbanísticos y edificatorios de las Zonas según Uso</w:t>
      </w:r>
    </w:p>
    <w:tbl>
      <w:tblPr>
        <w:tblW w:w="1397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1971"/>
        <w:gridCol w:w="1994"/>
        <w:gridCol w:w="854"/>
        <w:gridCol w:w="835"/>
        <w:gridCol w:w="835"/>
        <w:gridCol w:w="854"/>
        <w:gridCol w:w="2166"/>
        <w:gridCol w:w="876"/>
        <w:gridCol w:w="1067"/>
        <w:gridCol w:w="1064"/>
        <w:gridCol w:w="1458"/>
      </w:tblGrid>
      <w:tr w:rsidR="00537A02" w:rsidRPr="00D7714F" w14:paraId="438021EA" w14:textId="77777777" w:rsidTr="00565445">
        <w:trPr>
          <w:trHeight w:val="20"/>
          <w:tblHeader/>
        </w:trPr>
        <w:tc>
          <w:tcPr>
            <w:tcW w:w="1971" w:type="dxa"/>
            <w:vMerge w:val="restart"/>
          </w:tcPr>
          <w:p w14:paraId="2D0D5C8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PARÁMETROS URBANÍSTICOS</w:t>
            </w:r>
          </w:p>
        </w:tc>
        <w:tc>
          <w:tcPr>
            <w:tcW w:w="5372" w:type="dxa"/>
            <w:gridSpan w:val="5"/>
          </w:tcPr>
          <w:p w14:paraId="74A2B8D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Zona de Servicios Públicos Complementarios (ZSPC)</w:t>
            </w:r>
          </w:p>
        </w:tc>
        <w:tc>
          <w:tcPr>
            <w:tcW w:w="2166" w:type="dxa"/>
            <w:vMerge w:val="restart"/>
          </w:tcPr>
          <w:p w14:paraId="21994913"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Zona de Recreación Pública</w:t>
            </w:r>
          </w:p>
          <w:p w14:paraId="10953040"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(ZRP)</w:t>
            </w:r>
          </w:p>
        </w:tc>
        <w:tc>
          <w:tcPr>
            <w:tcW w:w="876" w:type="dxa"/>
            <w:vMerge w:val="restart"/>
          </w:tcPr>
          <w:p w14:paraId="4668D2A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Zona de Otros Usos (ZOU)</w:t>
            </w:r>
          </w:p>
        </w:tc>
        <w:tc>
          <w:tcPr>
            <w:tcW w:w="2131" w:type="dxa"/>
            <w:gridSpan w:val="2"/>
          </w:tcPr>
          <w:p w14:paraId="3E6539FD" w14:textId="77777777" w:rsidR="00537A02" w:rsidRPr="00D7714F" w:rsidRDefault="00537A02" w:rsidP="00565445">
            <w:pPr>
              <w:keepNext/>
              <w:keepLines/>
              <w:spacing w:before="40" w:after="0" w:line="257" w:lineRule="auto"/>
              <w:rPr>
                <w:sz w:val="16"/>
                <w:szCs w:val="16"/>
              </w:rPr>
            </w:pPr>
            <w:bookmarkStart w:id="71" w:name="_heading=h.fiutyy6n4y74" w:colFirst="0" w:colLast="0"/>
            <w:bookmarkEnd w:id="71"/>
            <w:r w:rsidRPr="00D7714F">
              <w:rPr>
                <w:sz w:val="16"/>
                <w:szCs w:val="16"/>
              </w:rPr>
              <w:t>Zona Industrial (ZI)</w:t>
            </w:r>
          </w:p>
        </w:tc>
        <w:tc>
          <w:tcPr>
            <w:tcW w:w="1458" w:type="dxa"/>
            <w:vMerge w:val="restart"/>
          </w:tcPr>
          <w:p w14:paraId="4C6E6E09" w14:textId="77777777" w:rsidR="00537A02" w:rsidRPr="00D7714F" w:rsidRDefault="00537A02" w:rsidP="00565445">
            <w:pPr>
              <w:keepNext/>
              <w:keepLines/>
              <w:spacing w:before="40" w:after="0" w:line="257" w:lineRule="auto"/>
              <w:rPr>
                <w:sz w:val="16"/>
                <w:szCs w:val="16"/>
              </w:rPr>
            </w:pPr>
            <w:bookmarkStart w:id="72" w:name="_heading=h.5j95ytrmtlig" w:colFirst="0" w:colLast="0"/>
            <w:bookmarkEnd w:id="72"/>
            <w:r w:rsidRPr="00D7714F">
              <w:rPr>
                <w:sz w:val="16"/>
                <w:szCs w:val="16"/>
              </w:rPr>
              <w:t>Zona Agraria (ZA)</w:t>
            </w:r>
          </w:p>
        </w:tc>
      </w:tr>
      <w:tr w:rsidR="00537A02" w:rsidRPr="00D7714F" w14:paraId="6F677C81" w14:textId="77777777" w:rsidTr="00565445">
        <w:trPr>
          <w:trHeight w:val="20"/>
          <w:tblHeader/>
        </w:trPr>
        <w:tc>
          <w:tcPr>
            <w:tcW w:w="1971" w:type="dxa"/>
            <w:vMerge/>
          </w:tcPr>
          <w:p w14:paraId="25A1F543"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c>
          <w:tcPr>
            <w:tcW w:w="1994" w:type="dxa"/>
          </w:tcPr>
          <w:p w14:paraId="514ACA5B"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E1</w:t>
            </w:r>
          </w:p>
        </w:tc>
        <w:tc>
          <w:tcPr>
            <w:tcW w:w="854" w:type="dxa"/>
          </w:tcPr>
          <w:p w14:paraId="3D41D5A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E2</w:t>
            </w:r>
          </w:p>
        </w:tc>
        <w:tc>
          <w:tcPr>
            <w:tcW w:w="835" w:type="dxa"/>
          </w:tcPr>
          <w:p w14:paraId="21AF5F23"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H1</w:t>
            </w:r>
          </w:p>
        </w:tc>
        <w:tc>
          <w:tcPr>
            <w:tcW w:w="835" w:type="dxa"/>
          </w:tcPr>
          <w:p w14:paraId="5FE17CE8"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H2</w:t>
            </w:r>
          </w:p>
        </w:tc>
        <w:tc>
          <w:tcPr>
            <w:tcW w:w="854" w:type="dxa"/>
          </w:tcPr>
          <w:p w14:paraId="6881BD2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H3</w:t>
            </w:r>
          </w:p>
        </w:tc>
        <w:tc>
          <w:tcPr>
            <w:tcW w:w="2166" w:type="dxa"/>
            <w:vMerge/>
          </w:tcPr>
          <w:p w14:paraId="54425815"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c>
          <w:tcPr>
            <w:tcW w:w="876" w:type="dxa"/>
            <w:vMerge/>
          </w:tcPr>
          <w:p w14:paraId="103A1272"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c>
          <w:tcPr>
            <w:tcW w:w="1067" w:type="dxa"/>
          </w:tcPr>
          <w:p w14:paraId="1EE259B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I1</w:t>
            </w:r>
          </w:p>
        </w:tc>
        <w:tc>
          <w:tcPr>
            <w:tcW w:w="1064" w:type="dxa"/>
          </w:tcPr>
          <w:p w14:paraId="6C985ABB"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color w:val="000000"/>
                <w:sz w:val="16"/>
                <w:szCs w:val="16"/>
              </w:rPr>
              <w:t>I2</w:t>
            </w:r>
          </w:p>
        </w:tc>
        <w:tc>
          <w:tcPr>
            <w:tcW w:w="1458" w:type="dxa"/>
            <w:vMerge/>
          </w:tcPr>
          <w:p w14:paraId="2BDD99F1"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5BAB56D6" w14:textId="77777777" w:rsidTr="00565445">
        <w:trPr>
          <w:trHeight w:val="20"/>
        </w:trPr>
        <w:tc>
          <w:tcPr>
            <w:tcW w:w="1971" w:type="dxa"/>
          </w:tcPr>
          <w:p w14:paraId="7020456A"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Densidad neta máxima. Hab./Has.</w:t>
            </w:r>
          </w:p>
        </w:tc>
        <w:tc>
          <w:tcPr>
            <w:tcW w:w="1994" w:type="dxa"/>
          </w:tcPr>
          <w:p w14:paraId="2113EAB9"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854" w:type="dxa"/>
          </w:tcPr>
          <w:p w14:paraId="14206E63"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835" w:type="dxa"/>
          </w:tcPr>
          <w:p w14:paraId="3B3781C4"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835" w:type="dxa"/>
          </w:tcPr>
          <w:p w14:paraId="5B79FFB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854" w:type="dxa"/>
          </w:tcPr>
          <w:p w14:paraId="7253DC34"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2166" w:type="dxa"/>
          </w:tcPr>
          <w:p w14:paraId="1633B719"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876" w:type="dxa"/>
          </w:tcPr>
          <w:p w14:paraId="5903E577"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1067" w:type="dxa"/>
          </w:tcPr>
          <w:p w14:paraId="0586E698"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1064" w:type="dxa"/>
          </w:tcPr>
          <w:p w14:paraId="2348F8F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1458" w:type="dxa"/>
            <w:vMerge w:val="restart"/>
          </w:tcPr>
          <w:p w14:paraId="4183C17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Estos espacios son clave para el soporte de actividades agropecuarias y la seguridad alimentaria, además de contribuir al equilibrio ambiental.</w:t>
            </w:r>
          </w:p>
          <w:p w14:paraId="76A2ED97" w14:textId="77777777" w:rsidR="00537A02" w:rsidRPr="00D7714F" w:rsidRDefault="00537A02" w:rsidP="00565445">
            <w:pPr>
              <w:pBdr>
                <w:top w:val="nil"/>
                <w:left w:val="nil"/>
                <w:bottom w:val="nil"/>
                <w:right w:val="nil"/>
                <w:between w:val="nil"/>
              </w:pBdr>
              <w:spacing w:after="0" w:line="252" w:lineRule="auto"/>
              <w:rPr>
                <w:sz w:val="16"/>
                <w:szCs w:val="16"/>
              </w:rPr>
            </w:pPr>
          </w:p>
          <w:p w14:paraId="6381AC7E"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Se reconocen los derechos para desarrollar actividades agropecuarias y la instalación de infraestructura complementaria, como almacenes de productos y establos.</w:t>
            </w:r>
          </w:p>
          <w:p w14:paraId="00C35AAF" w14:textId="77777777" w:rsidR="00537A02" w:rsidRPr="00D7714F" w:rsidRDefault="00537A02" w:rsidP="00565445">
            <w:pPr>
              <w:pBdr>
                <w:top w:val="nil"/>
                <w:left w:val="nil"/>
                <w:bottom w:val="nil"/>
                <w:right w:val="nil"/>
                <w:between w:val="nil"/>
              </w:pBdr>
              <w:spacing w:after="0" w:line="252" w:lineRule="auto"/>
              <w:rPr>
                <w:sz w:val="16"/>
                <w:szCs w:val="16"/>
              </w:rPr>
            </w:pPr>
          </w:p>
          <w:p w14:paraId="617A972E"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La infraestructura complementaria a la actividad debe considerar criterios paisajísticos que permita su integración con el entorno inmediato y la conservación de las condiciones naturales existentes.</w:t>
            </w:r>
          </w:p>
          <w:p w14:paraId="3706B4FA" w14:textId="77777777" w:rsidR="00537A02" w:rsidRPr="00D7714F" w:rsidRDefault="00537A02" w:rsidP="00565445">
            <w:pPr>
              <w:pBdr>
                <w:top w:val="nil"/>
                <w:left w:val="nil"/>
                <w:bottom w:val="nil"/>
                <w:right w:val="nil"/>
                <w:between w:val="nil"/>
              </w:pBdr>
              <w:spacing w:after="0" w:line="252" w:lineRule="auto"/>
              <w:rPr>
                <w:sz w:val="16"/>
                <w:szCs w:val="16"/>
              </w:rPr>
            </w:pPr>
          </w:p>
          <w:p w14:paraId="1759A407" w14:textId="77777777" w:rsidR="00537A02" w:rsidRPr="00D7714F" w:rsidRDefault="00537A02" w:rsidP="00565445">
            <w:pPr>
              <w:pBdr>
                <w:top w:val="nil"/>
                <w:left w:val="nil"/>
                <w:bottom w:val="nil"/>
                <w:right w:val="nil"/>
                <w:between w:val="nil"/>
              </w:pBdr>
              <w:spacing w:after="0" w:line="252" w:lineRule="auto"/>
              <w:rPr>
                <w:sz w:val="16"/>
                <w:szCs w:val="16"/>
              </w:rPr>
            </w:pPr>
          </w:p>
          <w:p w14:paraId="64F665C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 </w:t>
            </w:r>
          </w:p>
        </w:tc>
      </w:tr>
      <w:tr w:rsidR="00537A02" w:rsidRPr="00D7714F" w14:paraId="3A4C813A" w14:textId="77777777" w:rsidTr="00565445">
        <w:trPr>
          <w:trHeight w:val="20"/>
        </w:trPr>
        <w:tc>
          <w:tcPr>
            <w:tcW w:w="1971" w:type="dxa"/>
          </w:tcPr>
          <w:p w14:paraId="572F3DE3"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Área mínima de Lote Normativo (m2) (1)</w:t>
            </w:r>
          </w:p>
        </w:tc>
        <w:tc>
          <w:tcPr>
            <w:tcW w:w="1994" w:type="dxa"/>
          </w:tcPr>
          <w:p w14:paraId="4A6607C1"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6"/>
                <w:szCs w:val="16"/>
              </w:rPr>
            </w:pPr>
            <w:r w:rsidRPr="00D7714F">
              <w:rPr>
                <w:sz w:val="16"/>
                <w:szCs w:val="16"/>
              </w:rPr>
              <w:t>Inicial: 840 m2</w:t>
            </w:r>
          </w:p>
          <w:p w14:paraId="47444C3B"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6"/>
                <w:szCs w:val="16"/>
              </w:rPr>
            </w:pPr>
            <w:r w:rsidRPr="00D7714F">
              <w:rPr>
                <w:sz w:val="16"/>
                <w:szCs w:val="16"/>
              </w:rPr>
              <w:t>Primaria: 2,000 m2</w:t>
            </w:r>
          </w:p>
          <w:p w14:paraId="222D5A76"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6"/>
                <w:szCs w:val="16"/>
              </w:rPr>
            </w:pPr>
            <w:r w:rsidRPr="00D7714F">
              <w:rPr>
                <w:sz w:val="16"/>
                <w:szCs w:val="16"/>
              </w:rPr>
              <w:t>Secundaria: 2500 m2</w:t>
            </w:r>
          </w:p>
          <w:p w14:paraId="40F43157"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6"/>
                <w:szCs w:val="16"/>
              </w:rPr>
            </w:pPr>
            <w:r w:rsidRPr="00D7714F">
              <w:rPr>
                <w:sz w:val="16"/>
                <w:szCs w:val="16"/>
              </w:rPr>
              <w:t>CEBA: 1100 m2</w:t>
            </w:r>
          </w:p>
          <w:p w14:paraId="7315B397"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6"/>
                <w:szCs w:val="16"/>
              </w:rPr>
            </w:pPr>
            <w:r w:rsidRPr="00D7714F">
              <w:rPr>
                <w:sz w:val="16"/>
                <w:szCs w:val="16"/>
              </w:rPr>
              <w:t>CEBE: 2500 m2</w:t>
            </w:r>
          </w:p>
          <w:p w14:paraId="229791A8" w14:textId="77777777" w:rsidR="00537A02" w:rsidRPr="00D7714F" w:rsidRDefault="00537A02">
            <w:pPr>
              <w:numPr>
                <w:ilvl w:val="0"/>
                <w:numId w:val="31"/>
              </w:numPr>
              <w:pBdr>
                <w:top w:val="nil"/>
                <w:left w:val="nil"/>
                <w:bottom w:val="nil"/>
                <w:right w:val="nil"/>
                <w:between w:val="nil"/>
              </w:pBdr>
              <w:spacing w:after="0" w:line="252" w:lineRule="auto"/>
              <w:ind w:left="139" w:hanging="76"/>
              <w:rPr>
                <w:sz w:val="16"/>
                <w:szCs w:val="16"/>
              </w:rPr>
            </w:pPr>
            <w:r w:rsidRPr="00D7714F">
              <w:rPr>
                <w:sz w:val="16"/>
                <w:szCs w:val="16"/>
              </w:rPr>
              <w:t>CETPRO: 2,500-10,000 m2</w:t>
            </w:r>
          </w:p>
        </w:tc>
        <w:tc>
          <w:tcPr>
            <w:tcW w:w="854" w:type="dxa"/>
          </w:tcPr>
          <w:p w14:paraId="2BBB9FCB"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2,500.00-10,000.00 m2</w:t>
            </w:r>
          </w:p>
        </w:tc>
        <w:tc>
          <w:tcPr>
            <w:tcW w:w="835" w:type="dxa"/>
          </w:tcPr>
          <w:p w14:paraId="57EDE657"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I-1/ I-2: 500.00 m2</w:t>
            </w:r>
          </w:p>
        </w:tc>
        <w:tc>
          <w:tcPr>
            <w:tcW w:w="835" w:type="dxa"/>
          </w:tcPr>
          <w:p w14:paraId="5CAA8F44"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I-3/ I-4: 2,800.00 m2</w:t>
            </w:r>
          </w:p>
        </w:tc>
        <w:tc>
          <w:tcPr>
            <w:tcW w:w="854" w:type="dxa"/>
          </w:tcPr>
          <w:p w14:paraId="1647009E"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10,000.00 m2</w:t>
            </w:r>
          </w:p>
        </w:tc>
        <w:tc>
          <w:tcPr>
            <w:tcW w:w="2166" w:type="dxa"/>
          </w:tcPr>
          <w:p w14:paraId="3CEF69DE"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800.00 m2</w:t>
            </w:r>
          </w:p>
        </w:tc>
        <w:tc>
          <w:tcPr>
            <w:tcW w:w="876" w:type="dxa"/>
          </w:tcPr>
          <w:p w14:paraId="47BD3387"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1067" w:type="dxa"/>
          </w:tcPr>
          <w:p w14:paraId="406E9FA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300.00 m2</w:t>
            </w:r>
          </w:p>
        </w:tc>
        <w:tc>
          <w:tcPr>
            <w:tcW w:w="1064" w:type="dxa"/>
          </w:tcPr>
          <w:p w14:paraId="6EEEB84E"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1,000.00 m2</w:t>
            </w:r>
          </w:p>
        </w:tc>
        <w:tc>
          <w:tcPr>
            <w:tcW w:w="1458" w:type="dxa"/>
            <w:vMerge/>
          </w:tcPr>
          <w:p w14:paraId="572179DA"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77CB768B" w14:textId="77777777" w:rsidTr="00565445">
        <w:trPr>
          <w:trHeight w:val="20"/>
        </w:trPr>
        <w:tc>
          <w:tcPr>
            <w:tcW w:w="1971" w:type="dxa"/>
          </w:tcPr>
          <w:p w14:paraId="24067087"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Frente mínimo de Lote Normativo (ml) (1)</w:t>
            </w:r>
          </w:p>
        </w:tc>
        <w:tc>
          <w:tcPr>
            <w:tcW w:w="1994" w:type="dxa"/>
          </w:tcPr>
          <w:p w14:paraId="2617B872"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Inicial: 20.00 ml</w:t>
            </w:r>
          </w:p>
          <w:p w14:paraId="770BB93D"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Primaria: 40.00 ml</w:t>
            </w:r>
          </w:p>
          <w:p w14:paraId="17CE5279"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Secundaria: 40.00 ml</w:t>
            </w:r>
          </w:p>
          <w:p w14:paraId="613EA26E"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CEBA: 40.00 ml</w:t>
            </w:r>
          </w:p>
          <w:p w14:paraId="3AEA31D3"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CEBE: 40.00 ml</w:t>
            </w:r>
          </w:p>
          <w:p w14:paraId="458639A7"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CETPRO: 40.00 ml</w:t>
            </w:r>
          </w:p>
        </w:tc>
        <w:tc>
          <w:tcPr>
            <w:tcW w:w="854" w:type="dxa"/>
          </w:tcPr>
          <w:p w14:paraId="495E98E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60.00 ml</w:t>
            </w:r>
          </w:p>
        </w:tc>
        <w:tc>
          <w:tcPr>
            <w:tcW w:w="835" w:type="dxa"/>
          </w:tcPr>
          <w:p w14:paraId="4D1BC814"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20.00 ml</w:t>
            </w:r>
          </w:p>
        </w:tc>
        <w:tc>
          <w:tcPr>
            <w:tcW w:w="835" w:type="dxa"/>
          </w:tcPr>
          <w:p w14:paraId="3DD7870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30.00 ml / Según proyecto</w:t>
            </w:r>
          </w:p>
        </w:tc>
        <w:tc>
          <w:tcPr>
            <w:tcW w:w="854" w:type="dxa"/>
          </w:tcPr>
          <w:p w14:paraId="1063D044"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50.00 ml / Según proyecto</w:t>
            </w:r>
          </w:p>
        </w:tc>
        <w:tc>
          <w:tcPr>
            <w:tcW w:w="2166" w:type="dxa"/>
          </w:tcPr>
          <w:p w14:paraId="6039876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25.00 ml </w:t>
            </w:r>
          </w:p>
        </w:tc>
        <w:tc>
          <w:tcPr>
            <w:tcW w:w="876" w:type="dxa"/>
          </w:tcPr>
          <w:p w14:paraId="1A0D992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proyecto</w:t>
            </w:r>
          </w:p>
        </w:tc>
        <w:tc>
          <w:tcPr>
            <w:tcW w:w="1067" w:type="dxa"/>
          </w:tcPr>
          <w:p w14:paraId="16B908E5"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10.00 ml</w:t>
            </w:r>
          </w:p>
        </w:tc>
        <w:tc>
          <w:tcPr>
            <w:tcW w:w="1064" w:type="dxa"/>
          </w:tcPr>
          <w:p w14:paraId="5396F49C"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20.00 ml</w:t>
            </w:r>
          </w:p>
        </w:tc>
        <w:tc>
          <w:tcPr>
            <w:tcW w:w="1458" w:type="dxa"/>
            <w:vMerge/>
          </w:tcPr>
          <w:p w14:paraId="6132E015"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1F515415" w14:textId="77777777" w:rsidTr="00565445">
        <w:trPr>
          <w:trHeight w:val="20"/>
        </w:trPr>
        <w:tc>
          <w:tcPr>
            <w:tcW w:w="1971" w:type="dxa"/>
          </w:tcPr>
          <w:p w14:paraId="538FA86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Altura máxima de la edificación</w:t>
            </w:r>
          </w:p>
        </w:tc>
        <w:tc>
          <w:tcPr>
            <w:tcW w:w="1994" w:type="dxa"/>
          </w:tcPr>
          <w:p w14:paraId="493D8091"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 xml:space="preserve">Inicial: 6 ml o 2 pisos </w:t>
            </w:r>
          </w:p>
          <w:p w14:paraId="577A1723"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Primaria, Secundaria: RNE y Normas Técnicas De Criterios Generales y Normas Técnicas Especificas del Minedu.</w:t>
            </w:r>
          </w:p>
          <w:p w14:paraId="01D6791A" w14:textId="77777777" w:rsidR="00537A02" w:rsidRPr="00D7714F" w:rsidRDefault="00537A02">
            <w:pPr>
              <w:numPr>
                <w:ilvl w:val="0"/>
                <w:numId w:val="31"/>
              </w:numPr>
              <w:pBdr>
                <w:top w:val="nil"/>
                <w:left w:val="nil"/>
                <w:bottom w:val="nil"/>
                <w:right w:val="nil"/>
                <w:between w:val="nil"/>
              </w:pBdr>
              <w:spacing w:after="0" w:line="252" w:lineRule="auto"/>
              <w:ind w:left="139" w:hanging="76"/>
              <w:jc w:val="both"/>
              <w:rPr>
                <w:sz w:val="16"/>
                <w:szCs w:val="16"/>
              </w:rPr>
            </w:pPr>
            <w:r w:rsidRPr="00D7714F">
              <w:rPr>
                <w:sz w:val="16"/>
                <w:szCs w:val="16"/>
              </w:rPr>
              <w:t>CEBA, CEBE, CETPRO: Según a zona de densidad adyacente</w:t>
            </w:r>
          </w:p>
        </w:tc>
        <w:tc>
          <w:tcPr>
            <w:tcW w:w="854" w:type="dxa"/>
          </w:tcPr>
          <w:p w14:paraId="1BF096B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a zona de densidad adyacente</w:t>
            </w:r>
          </w:p>
        </w:tc>
        <w:tc>
          <w:tcPr>
            <w:tcW w:w="835" w:type="dxa"/>
          </w:tcPr>
          <w:p w14:paraId="77D1B94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a zona de densidad adyacente</w:t>
            </w:r>
          </w:p>
        </w:tc>
        <w:tc>
          <w:tcPr>
            <w:tcW w:w="835" w:type="dxa"/>
          </w:tcPr>
          <w:p w14:paraId="43BDB36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a zona de densidad adyacente</w:t>
            </w:r>
          </w:p>
        </w:tc>
        <w:tc>
          <w:tcPr>
            <w:tcW w:w="854" w:type="dxa"/>
          </w:tcPr>
          <w:p w14:paraId="5F97814E"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a zona de densidad adyacente</w:t>
            </w:r>
          </w:p>
        </w:tc>
        <w:tc>
          <w:tcPr>
            <w:tcW w:w="2166" w:type="dxa"/>
          </w:tcPr>
          <w:p w14:paraId="52486AD8"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aplica</w:t>
            </w:r>
          </w:p>
        </w:tc>
        <w:tc>
          <w:tcPr>
            <w:tcW w:w="876" w:type="dxa"/>
          </w:tcPr>
          <w:p w14:paraId="3F37D4A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a zona de densidad adyacente</w:t>
            </w:r>
          </w:p>
        </w:tc>
        <w:tc>
          <w:tcPr>
            <w:tcW w:w="1067" w:type="dxa"/>
          </w:tcPr>
          <w:p w14:paraId="5BE70CD9"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6.00 ml o 2 niveles </w:t>
            </w:r>
          </w:p>
        </w:tc>
        <w:tc>
          <w:tcPr>
            <w:tcW w:w="1064" w:type="dxa"/>
          </w:tcPr>
          <w:p w14:paraId="49E4C16A"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6.00 ml o 2 niveles </w:t>
            </w:r>
          </w:p>
        </w:tc>
        <w:tc>
          <w:tcPr>
            <w:tcW w:w="1458" w:type="dxa"/>
            <w:vMerge/>
          </w:tcPr>
          <w:p w14:paraId="67DCDE84"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47C35E0D" w14:textId="77777777" w:rsidTr="00565445">
        <w:trPr>
          <w:trHeight w:val="20"/>
        </w:trPr>
        <w:tc>
          <w:tcPr>
            <w:tcW w:w="1971" w:type="dxa"/>
          </w:tcPr>
          <w:p w14:paraId="0E13733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Retiros</w:t>
            </w:r>
          </w:p>
        </w:tc>
        <w:tc>
          <w:tcPr>
            <w:tcW w:w="1994" w:type="dxa"/>
          </w:tcPr>
          <w:p w14:paraId="1B37A055"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5.00 ml </w:t>
            </w:r>
          </w:p>
        </w:tc>
        <w:tc>
          <w:tcPr>
            <w:tcW w:w="854" w:type="dxa"/>
          </w:tcPr>
          <w:p w14:paraId="400E9BD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3.00 ml </w:t>
            </w:r>
          </w:p>
        </w:tc>
        <w:tc>
          <w:tcPr>
            <w:tcW w:w="835" w:type="dxa"/>
          </w:tcPr>
          <w:p w14:paraId="0B7C90F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3.00 ml </w:t>
            </w:r>
          </w:p>
        </w:tc>
        <w:tc>
          <w:tcPr>
            <w:tcW w:w="835" w:type="dxa"/>
          </w:tcPr>
          <w:p w14:paraId="44D15C98"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3.00 ml </w:t>
            </w:r>
          </w:p>
        </w:tc>
        <w:tc>
          <w:tcPr>
            <w:tcW w:w="854" w:type="dxa"/>
          </w:tcPr>
          <w:p w14:paraId="2EDA1467"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5.00 ml </w:t>
            </w:r>
          </w:p>
        </w:tc>
        <w:tc>
          <w:tcPr>
            <w:tcW w:w="2166" w:type="dxa"/>
          </w:tcPr>
          <w:p w14:paraId="7F4D7D7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proyecto</w:t>
            </w:r>
          </w:p>
        </w:tc>
        <w:tc>
          <w:tcPr>
            <w:tcW w:w="876" w:type="dxa"/>
          </w:tcPr>
          <w:p w14:paraId="5AD269E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Acorde al RNE </w:t>
            </w:r>
          </w:p>
        </w:tc>
        <w:tc>
          <w:tcPr>
            <w:tcW w:w="1067" w:type="dxa"/>
          </w:tcPr>
          <w:p w14:paraId="5536E8D7"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3.00 ml </w:t>
            </w:r>
          </w:p>
        </w:tc>
        <w:tc>
          <w:tcPr>
            <w:tcW w:w="1064" w:type="dxa"/>
          </w:tcPr>
          <w:p w14:paraId="368F52FA"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3.00 ml </w:t>
            </w:r>
          </w:p>
        </w:tc>
        <w:tc>
          <w:tcPr>
            <w:tcW w:w="1458" w:type="dxa"/>
            <w:vMerge/>
          </w:tcPr>
          <w:p w14:paraId="336F169D"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55041B6B" w14:textId="77777777" w:rsidTr="00565445">
        <w:trPr>
          <w:trHeight w:val="20"/>
        </w:trPr>
        <w:tc>
          <w:tcPr>
            <w:tcW w:w="1971" w:type="dxa"/>
          </w:tcPr>
          <w:p w14:paraId="2CFBEA79"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Coeficiente de edificabilidad</w:t>
            </w:r>
          </w:p>
        </w:tc>
        <w:tc>
          <w:tcPr>
            <w:tcW w:w="1994" w:type="dxa"/>
          </w:tcPr>
          <w:p w14:paraId="575EDDF3"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54" w:type="dxa"/>
          </w:tcPr>
          <w:p w14:paraId="6D75A3BE"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35" w:type="dxa"/>
          </w:tcPr>
          <w:p w14:paraId="5517A283"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35" w:type="dxa"/>
          </w:tcPr>
          <w:p w14:paraId="06C26A6A"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54" w:type="dxa"/>
          </w:tcPr>
          <w:p w14:paraId="6B790A6B"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2166" w:type="dxa"/>
          </w:tcPr>
          <w:p w14:paraId="1D91A7A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aplica</w:t>
            </w:r>
          </w:p>
        </w:tc>
        <w:tc>
          <w:tcPr>
            <w:tcW w:w="876" w:type="dxa"/>
          </w:tcPr>
          <w:p w14:paraId="77D88F98"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1067" w:type="dxa"/>
          </w:tcPr>
          <w:p w14:paraId="4A09BEB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1064" w:type="dxa"/>
          </w:tcPr>
          <w:p w14:paraId="72E56B88"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1458" w:type="dxa"/>
            <w:vMerge/>
          </w:tcPr>
          <w:p w14:paraId="665B3B70"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3907F544" w14:textId="77777777" w:rsidTr="00565445">
        <w:trPr>
          <w:trHeight w:val="20"/>
        </w:trPr>
        <w:tc>
          <w:tcPr>
            <w:tcW w:w="1971" w:type="dxa"/>
          </w:tcPr>
          <w:p w14:paraId="199CA8A5"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Porcentaje mínimo de área libre </w:t>
            </w:r>
          </w:p>
        </w:tc>
        <w:tc>
          <w:tcPr>
            <w:tcW w:w="1994" w:type="dxa"/>
          </w:tcPr>
          <w:p w14:paraId="29FE9470"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40% del área total del lote.</w:t>
            </w:r>
          </w:p>
        </w:tc>
        <w:tc>
          <w:tcPr>
            <w:tcW w:w="854" w:type="dxa"/>
          </w:tcPr>
          <w:p w14:paraId="2691660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40% del área total del lote.</w:t>
            </w:r>
          </w:p>
        </w:tc>
        <w:tc>
          <w:tcPr>
            <w:tcW w:w="835" w:type="dxa"/>
          </w:tcPr>
          <w:p w14:paraId="3302FB9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40% del área total del lote.</w:t>
            </w:r>
          </w:p>
        </w:tc>
        <w:tc>
          <w:tcPr>
            <w:tcW w:w="835" w:type="dxa"/>
          </w:tcPr>
          <w:p w14:paraId="147BD2A3"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30% del área total del lote.</w:t>
            </w:r>
          </w:p>
        </w:tc>
        <w:tc>
          <w:tcPr>
            <w:tcW w:w="854" w:type="dxa"/>
          </w:tcPr>
          <w:p w14:paraId="6D4C82D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40% del área total del lote.</w:t>
            </w:r>
          </w:p>
        </w:tc>
        <w:tc>
          <w:tcPr>
            <w:tcW w:w="2166" w:type="dxa"/>
          </w:tcPr>
          <w:p w14:paraId="2B437055"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proyecto</w:t>
            </w:r>
          </w:p>
        </w:tc>
        <w:tc>
          <w:tcPr>
            <w:tcW w:w="876" w:type="dxa"/>
          </w:tcPr>
          <w:p w14:paraId="55392FA4"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30% del área total del lote.</w:t>
            </w:r>
          </w:p>
        </w:tc>
        <w:tc>
          <w:tcPr>
            <w:tcW w:w="1067" w:type="dxa"/>
          </w:tcPr>
          <w:p w14:paraId="0DE57A5A"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proyecto</w:t>
            </w:r>
          </w:p>
        </w:tc>
        <w:tc>
          <w:tcPr>
            <w:tcW w:w="1064" w:type="dxa"/>
          </w:tcPr>
          <w:p w14:paraId="37938505"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Según proyecto</w:t>
            </w:r>
          </w:p>
        </w:tc>
        <w:tc>
          <w:tcPr>
            <w:tcW w:w="1458" w:type="dxa"/>
            <w:vMerge/>
          </w:tcPr>
          <w:p w14:paraId="3162DEBE"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6D932BFB" w14:textId="77777777" w:rsidTr="00565445">
        <w:trPr>
          <w:trHeight w:val="20"/>
        </w:trPr>
        <w:tc>
          <w:tcPr>
            <w:tcW w:w="1971" w:type="dxa"/>
          </w:tcPr>
          <w:p w14:paraId="01590E2B"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Número mínimo de estacionamientos</w:t>
            </w:r>
          </w:p>
        </w:tc>
        <w:tc>
          <w:tcPr>
            <w:tcW w:w="1994" w:type="dxa"/>
          </w:tcPr>
          <w:p w14:paraId="508140A4"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54" w:type="dxa"/>
          </w:tcPr>
          <w:p w14:paraId="0999B630"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35" w:type="dxa"/>
          </w:tcPr>
          <w:p w14:paraId="68EF0FE0"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35" w:type="dxa"/>
          </w:tcPr>
          <w:p w14:paraId="3640E64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54" w:type="dxa"/>
          </w:tcPr>
          <w:p w14:paraId="72D027A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2166" w:type="dxa"/>
          </w:tcPr>
          <w:p w14:paraId="368F4D40"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876" w:type="dxa"/>
          </w:tcPr>
          <w:p w14:paraId="329360A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1067" w:type="dxa"/>
          </w:tcPr>
          <w:p w14:paraId="5AEF965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1064" w:type="dxa"/>
          </w:tcPr>
          <w:p w14:paraId="3466B5B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Según proyecto </w:t>
            </w:r>
          </w:p>
        </w:tc>
        <w:tc>
          <w:tcPr>
            <w:tcW w:w="1458" w:type="dxa"/>
            <w:vMerge/>
          </w:tcPr>
          <w:p w14:paraId="6355CC80"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407CFF25" w14:textId="77777777" w:rsidTr="00565445">
        <w:trPr>
          <w:trHeight w:val="20"/>
        </w:trPr>
        <w:tc>
          <w:tcPr>
            <w:tcW w:w="1971" w:type="dxa"/>
          </w:tcPr>
          <w:p w14:paraId="420B2216"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Volado sobre retiro (2)</w:t>
            </w:r>
          </w:p>
        </w:tc>
        <w:tc>
          <w:tcPr>
            <w:tcW w:w="1994" w:type="dxa"/>
          </w:tcPr>
          <w:p w14:paraId="40278108"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0.50 ml (máximo)</w:t>
            </w:r>
          </w:p>
        </w:tc>
        <w:tc>
          <w:tcPr>
            <w:tcW w:w="854" w:type="dxa"/>
          </w:tcPr>
          <w:p w14:paraId="468DDDFB"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0.50 ml (máximo)</w:t>
            </w:r>
          </w:p>
        </w:tc>
        <w:tc>
          <w:tcPr>
            <w:tcW w:w="835" w:type="dxa"/>
          </w:tcPr>
          <w:p w14:paraId="4B89CA5D"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0.50 ml (máximo)</w:t>
            </w:r>
          </w:p>
        </w:tc>
        <w:tc>
          <w:tcPr>
            <w:tcW w:w="835" w:type="dxa"/>
          </w:tcPr>
          <w:p w14:paraId="0025260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0.50 ml (máximo)</w:t>
            </w:r>
          </w:p>
        </w:tc>
        <w:tc>
          <w:tcPr>
            <w:tcW w:w="854" w:type="dxa"/>
          </w:tcPr>
          <w:p w14:paraId="2C2FD47F"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0.50 ml (máximo)</w:t>
            </w:r>
          </w:p>
        </w:tc>
        <w:tc>
          <w:tcPr>
            <w:tcW w:w="2166" w:type="dxa"/>
          </w:tcPr>
          <w:p w14:paraId="41F7E7B3"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aplica</w:t>
            </w:r>
          </w:p>
        </w:tc>
        <w:tc>
          <w:tcPr>
            <w:tcW w:w="876" w:type="dxa"/>
          </w:tcPr>
          <w:p w14:paraId="5E80A4E7"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0.50 ml (máximo)</w:t>
            </w:r>
          </w:p>
        </w:tc>
        <w:tc>
          <w:tcPr>
            <w:tcW w:w="1067" w:type="dxa"/>
          </w:tcPr>
          <w:p w14:paraId="08431AD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0.50 ml (máximo)</w:t>
            </w:r>
          </w:p>
        </w:tc>
        <w:tc>
          <w:tcPr>
            <w:tcW w:w="1064" w:type="dxa"/>
          </w:tcPr>
          <w:p w14:paraId="1168A928"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0.50 ml (máximo)</w:t>
            </w:r>
          </w:p>
        </w:tc>
        <w:tc>
          <w:tcPr>
            <w:tcW w:w="1458" w:type="dxa"/>
            <w:vMerge/>
          </w:tcPr>
          <w:p w14:paraId="772E2637"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4AEA10F3" w14:textId="77777777" w:rsidTr="00565445">
        <w:trPr>
          <w:trHeight w:val="20"/>
        </w:trPr>
        <w:tc>
          <w:tcPr>
            <w:tcW w:w="1971" w:type="dxa"/>
          </w:tcPr>
          <w:p w14:paraId="16550F54"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lastRenderedPageBreak/>
              <w:t>Usos de suelo permitidos</w:t>
            </w:r>
          </w:p>
        </w:tc>
        <w:tc>
          <w:tcPr>
            <w:tcW w:w="1994" w:type="dxa"/>
          </w:tcPr>
          <w:p w14:paraId="5839B7AC"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se admite otro uso de suelo</w:t>
            </w:r>
          </w:p>
        </w:tc>
        <w:tc>
          <w:tcPr>
            <w:tcW w:w="854" w:type="dxa"/>
          </w:tcPr>
          <w:p w14:paraId="39481721"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se admite otro uso de suelo</w:t>
            </w:r>
          </w:p>
        </w:tc>
        <w:tc>
          <w:tcPr>
            <w:tcW w:w="835" w:type="dxa"/>
          </w:tcPr>
          <w:p w14:paraId="1DAC181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se admite otro uso de suelo</w:t>
            </w:r>
          </w:p>
        </w:tc>
        <w:tc>
          <w:tcPr>
            <w:tcW w:w="835" w:type="dxa"/>
          </w:tcPr>
          <w:p w14:paraId="6E241E2A"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se admite otro uso de suelo</w:t>
            </w:r>
          </w:p>
        </w:tc>
        <w:tc>
          <w:tcPr>
            <w:tcW w:w="854" w:type="dxa"/>
          </w:tcPr>
          <w:p w14:paraId="7AA610DD"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se admite otro uso de suelo</w:t>
            </w:r>
          </w:p>
        </w:tc>
        <w:tc>
          <w:tcPr>
            <w:tcW w:w="2166" w:type="dxa"/>
          </w:tcPr>
          <w:p w14:paraId="4FE1E5CC"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 xml:space="preserve">Uso comercial o turístico (máximo 5% del lote) </w:t>
            </w:r>
          </w:p>
        </w:tc>
        <w:tc>
          <w:tcPr>
            <w:tcW w:w="876" w:type="dxa"/>
          </w:tcPr>
          <w:p w14:paraId="28399229"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1067" w:type="dxa"/>
          </w:tcPr>
          <w:p w14:paraId="43A8FA9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No se admite otro uso de suelo</w:t>
            </w:r>
          </w:p>
        </w:tc>
        <w:tc>
          <w:tcPr>
            <w:tcW w:w="1064" w:type="dxa"/>
          </w:tcPr>
          <w:p w14:paraId="44A19E69"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I1 (Hasta 20%)</w:t>
            </w:r>
          </w:p>
        </w:tc>
        <w:tc>
          <w:tcPr>
            <w:tcW w:w="1458" w:type="dxa"/>
            <w:vMerge/>
          </w:tcPr>
          <w:p w14:paraId="07470727" w14:textId="77777777" w:rsidR="00537A02" w:rsidRPr="00D7714F" w:rsidRDefault="00537A02" w:rsidP="00565445">
            <w:pPr>
              <w:widowControl w:val="0"/>
              <w:pBdr>
                <w:top w:val="nil"/>
                <w:left w:val="nil"/>
                <w:bottom w:val="nil"/>
                <w:right w:val="nil"/>
                <w:between w:val="nil"/>
              </w:pBdr>
              <w:spacing w:after="0" w:line="276" w:lineRule="auto"/>
              <w:rPr>
                <w:sz w:val="16"/>
                <w:szCs w:val="16"/>
              </w:rPr>
            </w:pPr>
          </w:p>
        </w:tc>
      </w:tr>
      <w:tr w:rsidR="00537A02" w:rsidRPr="00D7714F" w14:paraId="3ABA1101" w14:textId="77777777" w:rsidTr="00565445">
        <w:trPr>
          <w:trHeight w:val="20"/>
        </w:trPr>
        <w:tc>
          <w:tcPr>
            <w:tcW w:w="1971" w:type="dxa"/>
          </w:tcPr>
          <w:p w14:paraId="10991372"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Restricciones</w:t>
            </w:r>
          </w:p>
        </w:tc>
        <w:tc>
          <w:tcPr>
            <w:tcW w:w="5372" w:type="dxa"/>
            <w:gridSpan w:val="5"/>
          </w:tcPr>
          <w:p w14:paraId="5B8BB5BC" w14:textId="77777777" w:rsidR="00537A02" w:rsidRPr="00D7714F" w:rsidRDefault="00537A02" w:rsidP="00565445">
            <w:pPr>
              <w:pBdr>
                <w:top w:val="nil"/>
                <w:left w:val="nil"/>
                <w:bottom w:val="nil"/>
                <w:right w:val="nil"/>
                <w:between w:val="nil"/>
              </w:pBdr>
              <w:spacing w:after="0" w:line="252" w:lineRule="auto"/>
              <w:jc w:val="both"/>
              <w:rPr>
                <w:b/>
                <w:bCs/>
                <w:sz w:val="16"/>
                <w:szCs w:val="16"/>
              </w:rPr>
            </w:pPr>
            <w:r w:rsidRPr="00D7714F">
              <w:rPr>
                <w:sz w:val="16"/>
                <w:szCs w:val="16"/>
              </w:rPr>
              <w:t>No se permitirá el acondicionamiento de viviendas para este tipo de usos.</w:t>
            </w:r>
          </w:p>
          <w:p w14:paraId="19C7C56A" w14:textId="77777777" w:rsidR="00537A02" w:rsidRPr="00D7714F" w:rsidRDefault="00537A02" w:rsidP="00565445">
            <w:pPr>
              <w:pBdr>
                <w:top w:val="nil"/>
                <w:left w:val="nil"/>
                <w:bottom w:val="nil"/>
                <w:right w:val="nil"/>
                <w:between w:val="nil"/>
              </w:pBdr>
              <w:spacing w:after="0" w:line="252" w:lineRule="auto"/>
              <w:jc w:val="both"/>
              <w:rPr>
                <w:sz w:val="16"/>
                <w:szCs w:val="16"/>
              </w:rPr>
            </w:pPr>
            <w:r w:rsidRPr="00D7714F">
              <w:rPr>
                <w:sz w:val="16"/>
                <w:szCs w:val="16"/>
              </w:rPr>
              <w:t>Sobre áreas de expansión urbana se realizará el Análisis de riesgo antes de intervenir en este lote.</w:t>
            </w:r>
          </w:p>
        </w:tc>
        <w:tc>
          <w:tcPr>
            <w:tcW w:w="2166" w:type="dxa"/>
          </w:tcPr>
          <w:p w14:paraId="1FED3E5D" w14:textId="77777777" w:rsidR="00537A02" w:rsidRPr="00D7714F" w:rsidRDefault="00537A02" w:rsidP="00565445">
            <w:pPr>
              <w:pBdr>
                <w:top w:val="nil"/>
                <w:left w:val="nil"/>
                <w:bottom w:val="nil"/>
                <w:right w:val="nil"/>
                <w:between w:val="nil"/>
              </w:pBdr>
              <w:spacing w:after="0" w:line="252" w:lineRule="auto"/>
              <w:jc w:val="both"/>
              <w:rPr>
                <w:b/>
                <w:bCs/>
                <w:sz w:val="16"/>
                <w:szCs w:val="16"/>
              </w:rPr>
            </w:pPr>
            <w:r w:rsidRPr="00D7714F">
              <w:rPr>
                <w:sz w:val="16"/>
                <w:szCs w:val="16"/>
              </w:rPr>
              <w:t>No se permitirá el acondicionamiento de viviendas para este tipo de usos.</w:t>
            </w:r>
          </w:p>
          <w:p w14:paraId="6B7E3ADE" w14:textId="77777777" w:rsidR="00537A02" w:rsidRPr="00D7714F" w:rsidRDefault="00537A02" w:rsidP="00565445">
            <w:pPr>
              <w:pBdr>
                <w:top w:val="nil"/>
                <w:left w:val="nil"/>
                <w:bottom w:val="nil"/>
                <w:right w:val="nil"/>
                <w:between w:val="nil"/>
              </w:pBdr>
              <w:spacing w:after="0" w:line="252" w:lineRule="auto"/>
              <w:jc w:val="both"/>
              <w:rPr>
                <w:sz w:val="16"/>
                <w:szCs w:val="16"/>
              </w:rPr>
            </w:pPr>
            <w:r w:rsidRPr="00D7714F">
              <w:rPr>
                <w:sz w:val="16"/>
                <w:szCs w:val="16"/>
              </w:rPr>
              <w:t>Sobre áreas de expansión urbana se realizará el Análisis de riesgo antes de intervenir en este lote.</w:t>
            </w:r>
          </w:p>
        </w:tc>
        <w:tc>
          <w:tcPr>
            <w:tcW w:w="876" w:type="dxa"/>
          </w:tcPr>
          <w:p w14:paraId="64A5429E" w14:textId="77777777" w:rsidR="00537A02" w:rsidRPr="00D7714F" w:rsidRDefault="00537A02" w:rsidP="00565445">
            <w:pPr>
              <w:pBdr>
                <w:top w:val="nil"/>
                <w:left w:val="nil"/>
                <w:bottom w:val="nil"/>
                <w:right w:val="nil"/>
                <w:between w:val="nil"/>
              </w:pBdr>
              <w:spacing w:after="0" w:line="252" w:lineRule="auto"/>
              <w:rPr>
                <w:sz w:val="16"/>
                <w:szCs w:val="16"/>
              </w:rPr>
            </w:pPr>
            <w:r w:rsidRPr="00D7714F">
              <w:rPr>
                <w:sz w:val="16"/>
                <w:szCs w:val="16"/>
              </w:rPr>
              <w:t>-----------</w:t>
            </w:r>
          </w:p>
        </w:tc>
        <w:tc>
          <w:tcPr>
            <w:tcW w:w="2131" w:type="dxa"/>
            <w:gridSpan w:val="2"/>
          </w:tcPr>
          <w:p w14:paraId="32F99DDC" w14:textId="77777777" w:rsidR="00537A02" w:rsidRPr="00D7714F" w:rsidRDefault="00537A02" w:rsidP="00565445">
            <w:pPr>
              <w:pBdr>
                <w:top w:val="nil"/>
                <w:left w:val="nil"/>
                <w:bottom w:val="nil"/>
                <w:right w:val="nil"/>
                <w:between w:val="nil"/>
              </w:pBdr>
              <w:spacing w:after="0" w:line="252" w:lineRule="auto"/>
              <w:jc w:val="both"/>
              <w:rPr>
                <w:sz w:val="16"/>
                <w:szCs w:val="16"/>
              </w:rPr>
            </w:pPr>
            <w:r w:rsidRPr="00D7714F">
              <w:rPr>
                <w:rFonts w:ascii="Swis721 LtCn BT" w:eastAsia="Swis721 LtCn BT" w:hAnsi="Swis721 LtCn BT" w:cs="Swis721 LtCn BT"/>
                <w:sz w:val="16"/>
                <w:szCs w:val="16"/>
              </w:rPr>
              <w:t>No se permitirá el acondicionamiento de viviendas para este tipo de usos.</w:t>
            </w:r>
          </w:p>
        </w:tc>
        <w:tc>
          <w:tcPr>
            <w:tcW w:w="1458" w:type="dxa"/>
          </w:tcPr>
          <w:p w14:paraId="2D29E16E" w14:textId="77777777" w:rsidR="00537A02" w:rsidRPr="00D7714F" w:rsidRDefault="00537A02" w:rsidP="00565445">
            <w:pPr>
              <w:pBdr>
                <w:top w:val="nil"/>
                <w:left w:val="nil"/>
                <w:bottom w:val="nil"/>
                <w:right w:val="nil"/>
                <w:between w:val="nil"/>
              </w:pBdr>
              <w:spacing w:after="0" w:line="252" w:lineRule="auto"/>
              <w:rPr>
                <w:rFonts w:ascii="Swis721 LtCn BT" w:eastAsia="Swis721 LtCn BT" w:hAnsi="Swis721 LtCn BT" w:cs="Swis721 LtCn BT"/>
                <w:sz w:val="16"/>
                <w:szCs w:val="16"/>
              </w:rPr>
            </w:pPr>
            <w:r w:rsidRPr="00D7714F">
              <w:rPr>
                <w:sz w:val="16"/>
                <w:szCs w:val="16"/>
              </w:rPr>
              <w:t>-----------</w:t>
            </w:r>
          </w:p>
        </w:tc>
      </w:tr>
    </w:tbl>
    <w:p w14:paraId="0F2B1740" w14:textId="77777777" w:rsidR="00537A02" w:rsidRPr="00D7714F" w:rsidRDefault="00537A02" w:rsidP="00537A02">
      <w:pPr>
        <w:spacing w:after="0" w:line="252" w:lineRule="auto"/>
        <w:jc w:val="both"/>
        <w:rPr>
          <w:rFonts w:ascii="Swis721 LtCn BT" w:eastAsia="Swis721 LtCn BT" w:hAnsi="Swis721 LtCn BT" w:cs="Swis721 LtCn BT"/>
          <w:i/>
          <w:iCs/>
          <w:color w:val="000000"/>
          <w:sz w:val="18"/>
          <w:szCs w:val="18"/>
        </w:rPr>
      </w:pPr>
      <w:r w:rsidRPr="00D7714F">
        <w:rPr>
          <w:rFonts w:ascii="Swis721 LtCn BT" w:eastAsia="Swis721 LtCn BT" w:hAnsi="Swis721 LtCn BT" w:cs="Swis721 LtCn BT"/>
          <w:i/>
          <w:iCs/>
          <w:color w:val="000000"/>
          <w:sz w:val="18"/>
          <w:szCs w:val="18"/>
        </w:rPr>
        <w:t xml:space="preserve">(1) En predios existentes con área y frente mínimo de lote, inferior al requerido, el área y frente mínimo de lote normativo corresponde al existente, los cuales están registrados en la base grafica del PDU Anta (Mapa base cartográfica MG-02) e información </w:t>
      </w:r>
      <w:r w:rsidRPr="00D7714F">
        <w:rPr>
          <w:i/>
          <w:iCs/>
          <w:sz w:val="18"/>
          <w:szCs w:val="18"/>
        </w:rPr>
        <w:t xml:space="preserve">informática </w:t>
      </w:r>
      <w:r w:rsidRPr="00D7714F">
        <w:rPr>
          <w:rFonts w:ascii="Swis721 LtCn BT" w:eastAsia="Swis721 LtCn BT" w:hAnsi="Swis721 LtCn BT" w:cs="Swis721 LtCn BT"/>
          <w:i/>
          <w:iCs/>
          <w:color w:val="000000"/>
          <w:sz w:val="18"/>
          <w:szCs w:val="18"/>
        </w:rPr>
        <w:t>(Geo Data Base) que forman parte del presente reglamento. Los equipamientos en funcionamiento diagnosticados están clasificados dentro de esta tipología de zonificación, y no necesariamente deberán cumplirán con los parámetros de área, frente mínima, y porcentaje de área libre de lote.</w:t>
      </w:r>
    </w:p>
    <w:p w14:paraId="0327BB75" w14:textId="77777777" w:rsidR="00537A02" w:rsidRPr="00D7714F" w:rsidRDefault="00537A02" w:rsidP="00537A02">
      <w:pPr>
        <w:spacing w:after="0" w:line="252" w:lineRule="auto"/>
        <w:jc w:val="both"/>
        <w:rPr>
          <w:rFonts w:ascii="Swis721 LtCn BT" w:eastAsia="Swis721 LtCn BT" w:hAnsi="Swis721 LtCn BT" w:cs="Swis721 LtCn BT"/>
          <w:i/>
          <w:iCs/>
          <w:color w:val="000000"/>
          <w:sz w:val="20"/>
          <w:szCs w:val="20"/>
        </w:rPr>
        <w:sectPr w:rsidR="00537A02" w:rsidRPr="00D7714F" w:rsidSect="00537A02">
          <w:type w:val="continuous"/>
          <w:pgSz w:w="16840" w:h="11907" w:orient="landscape"/>
          <w:pgMar w:top="1701" w:right="1418" w:bottom="1276" w:left="1418" w:header="709" w:footer="709" w:gutter="0"/>
          <w:cols w:space="720"/>
        </w:sectPr>
      </w:pPr>
      <w:r w:rsidRPr="00D7714F">
        <w:rPr>
          <w:rFonts w:ascii="Swis721 LtCn BT" w:eastAsia="Swis721 LtCn BT" w:hAnsi="Swis721 LtCn BT" w:cs="Swis721 LtCn BT"/>
          <w:i/>
          <w:iCs/>
          <w:color w:val="000000"/>
          <w:sz w:val="18"/>
          <w:szCs w:val="18"/>
        </w:rPr>
        <w:t>(2) Se puede edificar voladizos sobre el retiro frontal hasta 0.50 m, a partir de 2.30 m de altura, en las edificaciones que no tengan retiros no se permitirá voladizos sobre la vereda</w:t>
      </w:r>
      <w:r w:rsidRPr="00D7714F">
        <w:rPr>
          <w:rFonts w:ascii="Swis721 LtCn BT" w:eastAsia="Swis721 LtCn BT" w:hAnsi="Swis721 LtCn BT" w:cs="Swis721 LtCn BT"/>
          <w:i/>
          <w:iCs/>
          <w:color w:val="000000"/>
          <w:sz w:val="20"/>
          <w:szCs w:val="20"/>
        </w:rPr>
        <w:t>.</w:t>
      </w:r>
    </w:p>
    <w:p w14:paraId="264F3CBD" w14:textId="77777777" w:rsidR="00537A02" w:rsidRPr="00D7714F" w:rsidRDefault="00537A02">
      <w:pPr>
        <w:pStyle w:val="Ttulo3"/>
        <w:numPr>
          <w:ilvl w:val="2"/>
          <w:numId w:val="2"/>
        </w:numPr>
      </w:pPr>
      <w:bookmarkStart w:id="73" w:name="_heading=h.quckm8za9rx9" w:colFirst="0" w:colLast="0"/>
      <w:bookmarkEnd w:id="73"/>
      <w:r w:rsidRPr="00D7714F">
        <w:lastRenderedPageBreak/>
        <w:t>ZONAS DE CARACTERÍSTICAS PARTICULARES</w:t>
      </w:r>
    </w:p>
    <w:p w14:paraId="48D9F235" w14:textId="77777777" w:rsidR="00537A02" w:rsidRPr="00D7714F" w:rsidRDefault="00537A02">
      <w:pPr>
        <w:pStyle w:val="Ttulo4"/>
        <w:numPr>
          <w:ilvl w:val="3"/>
          <w:numId w:val="2"/>
        </w:numPr>
        <w:rPr>
          <w:sz w:val="26"/>
          <w:szCs w:val="26"/>
        </w:rPr>
      </w:pPr>
      <w:bookmarkStart w:id="74" w:name="_heading=h.aih0sh73o7zc" w:colFirst="0" w:colLast="0"/>
      <w:bookmarkEnd w:id="74"/>
      <w:r w:rsidRPr="00D7714F">
        <w:rPr>
          <w:sz w:val="26"/>
          <w:szCs w:val="26"/>
        </w:rPr>
        <w:t>Zona Monumental (ZM)</w:t>
      </w:r>
    </w:p>
    <w:p w14:paraId="6C2DBA09"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Definición de Zona Monumental </w:t>
      </w:r>
    </w:p>
    <w:p w14:paraId="3146E2D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Monumental (ZM) corresponde a las áreas urbanas o rurales que contienen edificaciones o sitios arqueológicos declarados o identificados como Bienes Culturales Inmuebles, Patrimonio Histórico Inmueble y Patrimonio Arqueológico Inmueble. Estas zonas se localizan en suelo urbano o de protección y están destinadas a la preservación y conservación del patrimonio cultural tangible, están destinadas a la preservación y manejo de elementos históricos y arqueológicos. Las intervenciones en la ZM deben regirse por las normativas vigentes de protección patrimonial, garantizando su conservación y adecuada integración al desarrollo urbano.</w:t>
      </w:r>
    </w:p>
    <w:p w14:paraId="0779C181" w14:textId="77777777" w:rsidR="00537A02" w:rsidRPr="00D7714F" w:rsidRDefault="00537A02" w:rsidP="00537A02">
      <w:pPr>
        <w:spacing w:after="0"/>
        <w:jc w:val="both"/>
        <w:rPr>
          <w:rFonts w:ascii="Swis721 LtCn BT" w:eastAsia="Swis721 LtCn BT" w:hAnsi="Swis721 LtCn BT" w:cs="Swis721 LtCn BT"/>
        </w:rPr>
      </w:pPr>
      <w:r w:rsidRPr="00D7714F">
        <w:rPr>
          <w:rFonts w:ascii="Swis721 LtCn BT" w:eastAsia="Swis721 LtCn BT" w:hAnsi="Swis721 LtCn BT" w:cs="Swis721 LtCn BT"/>
        </w:rPr>
        <w:t>Para el caso del PDU de Anta, la Zona Monumental comprende unidades vinculadas a manifestaciones del patrimonio histórico y arqueológico, incluyendo los sitios arqueológicos declarados como bienes inmuebles prehispánicos, así como aquellos identificados para su futura declaración. Asimismo, abarca áreas que albergan edificaciones como iglesias y casas hacienda, declaradas como Bienes Históricos Inmuebles.</w:t>
      </w:r>
    </w:p>
    <w:p w14:paraId="65013273" w14:textId="77777777" w:rsidR="00537A02" w:rsidRPr="00D7714F" w:rsidRDefault="00537A02" w:rsidP="00537A02">
      <w:pPr>
        <w:pBdr>
          <w:top w:val="nil"/>
          <w:left w:val="nil"/>
          <w:bottom w:val="nil"/>
          <w:right w:val="nil"/>
          <w:between w:val="nil"/>
        </w:pBdr>
        <w:spacing w:before="120"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El PDU de Anta considera los sitios arqueológicos declarados por el Ministerio de Cultura, como es el caso de Bandojan I, ubicado en Lluscanay, y el centro arqueológico de Ak’awillay, ubicado en Piñancay. Asimismo, se incluye en la zonificación al sitio arqueológico de Bandojan II, que se encuentra como sitio identificado por el Ministerio de Cultura, por encontrarse en medio del área urbana consolidada y en proceso de consolidación, se propone para su estudio inmediato, estableciéndose la prohibición de asignar zonificación por densidades a su área circundante hasta antes de su estudio y declaratoria. </w:t>
      </w:r>
    </w:p>
    <w:p w14:paraId="79F955A4" w14:textId="77777777" w:rsidR="00537A02" w:rsidRPr="00D7714F" w:rsidRDefault="00537A02" w:rsidP="00537A02">
      <w:pPr>
        <w:spacing w:after="120"/>
        <w:jc w:val="both"/>
        <w:rPr>
          <w:rFonts w:ascii="Swis721 LtCn BT" w:eastAsia="Swis721 LtCn BT" w:hAnsi="Swis721 LtCn BT" w:cs="Swis721 LtCn BT"/>
        </w:rPr>
      </w:pPr>
      <w:r w:rsidRPr="00D7714F">
        <w:rPr>
          <w:rFonts w:ascii="Swis721 LtCn BT" w:eastAsia="Swis721 LtCn BT" w:hAnsi="Swis721 LtCn BT" w:cs="Swis721 LtCn BT"/>
        </w:rPr>
        <w:t xml:space="preserve">Asimismo, se ha considerado los inmuebles pertenecientes a la arquitectura religiosa y civil doméstica que han sido declarados por el Ministerio de Cultura como La Capilla María Magdalena del sector Huancarpata (Compone), La Capilla Virgen Inmaculada </w:t>
      </w:r>
      <w:r w:rsidRPr="00D7714F">
        <w:rPr>
          <w:rFonts w:ascii="Swis721 LtCn BT" w:eastAsia="Swis721 LtCn BT" w:hAnsi="Swis721 LtCn BT" w:cs="Swis721 LtCn BT"/>
        </w:rPr>
        <w:t>Concepción de Compone, La Capilla y Casa Hacienda de Markjo. Asimismo, se incluyen en la zonificación aquellos inmuebles identificados por el Ministerio de Cultura que se encuentran dentro del área urbana inmediata delimitada en el presente plan. Estos inmuebles, en el marco del PDU de Anta, formarán parte de la propuesta de declaratoria y puesta en valor, siendo los siguientes: Capilla San Isidro de Yungaqui Grande, Capilla de Yungaqui Chico, Capilla Virgen Santa Rosa de Pacca, Capilla Santa Ana de Huaynapata (</w:t>
      </w:r>
      <w:sdt>
        <w:sdtPr>
          <w:tag w:val="goog_rdk_209"/>
          <w:id w:val="-1883633007"/>
        </w:sdtPr>
        <w:sdtContent>
          <w:del w:id="75" w:author="Paul Efren Santos Andrade" w:date="2025-07-29T22:04:00Z">
            <w:r w:rsidRPr="00D7714F">
              <w:rPr>
                <w:rFonts w:ascii="Swis721 LtCn BT" w:eastAsia="Swis721 LtCn BT" w:hAnsi="Swis721 LtCn BT" w:cs="Swis721 LtCn BT"/>
              </w:rPr>
              <w:delText>Cconchacalla</w:delText>
            </w:r>
          </w:del>
        </w:sdtContent>
      </w:sdt>
      <w:sdt>
        <w:sdtPr>
          <w:tag w:val="goog_rdk_210"/>
          <w:id w:val="1392810265"/>
        </w:sdtPr>
        <w:sdtContent>
          <w:ins w:id="76" w:author="Paul Efren Santos Andrade" w:date="2025-07-29T22:04:00Z">
            <w:r w:rsidRPr="00D7714F">
              <w:rPr>
                <w:rFonts w:ascii="Swis721 LtCn BT" w:eastAsia="Swis721 LtCn BT" w:hAnsi="Swis721 LtCn BT" w:cs="Swis721 LtCn BT"/>
              </w:rPr>
              <w:t>C</w:t>
            </w:r>
          </w:ins>
          <w:r w:rsidRPr="00D7714F">
            <w:rPr>
              <w:rFonts w:ascii="Swis721 LtCn BT" w:eastAsia="Swis721 LtCn BT" w:hAnsi="Swis721 LtCn BT" w:cs="Swis721 LtCn BT"/>
            </w:rPr>
            <w:t>c</w:t>
          </w:r>
          <w:ins w:id="77" w:author="Paul Efren Santos Andrade" w:date="2025-07-29T22:04:00Z">
            <w:r w:rsidRPr="00D7714F">
              <w:rPr>
                <w:rFonts w:ascii="Swis721 LtCn BT" w:eastAsia="Swis721 LtCn BT" w:hAnsi="Swis721 LtCn BT" w:cs="Swis721 LtCn BT"/>
              </w:rPr>
              <w:t>onchacalla</w:t>
            </w:r>
          </w:ins>
        </w:sdtContent>
      </w:sdt>
      <w:r w:rsidRPr="00D7714F">
        <w:rPr>
          <w:rFonts w:ascii="Swis721 LtCn BT" w:eastAsia="Swis721 LtCn BT" w:hAnsi="Swis721 LtCn BT" w:cs="Swis721 LtCn BT"/>
        </w:rPr>
        <w:t>), Hacienda Sancco Molino de Occoruro, Casa Hacienda Haparquilla, Hacienda Alcachofa Siuna, Casa Hacienda de Sullupucyo en Ayllu Tumibamba, Hacienda Rosa ubicada en el sector de Parque del Carmen II Etapa.</w:t>
      </w:r>
    </w:p>
    <w:sdt>
      <w:sdtPr>
        <w:tag w:val="goog_rdk_212"/>
        <w:id w:val="-643626569"/>
      </w:sdtPr>
      <w:sdtContent>
        <w:p w14:paraId="6D577C0C" w14:textId="77777777" w:rsidR="00537A02" w:rsidRPr="00D7714F" w:rsidRDefault="00537A02" w:rsidP="00537A02">
          <w:pPr>
            <w:pBdr>
              <w:top w:val="nil"/>
              <w:left w:val="nil"/>
              <w:bottom w:val="nil"/>
              <w:right w:val="nil"/>
              <w:between w:val="nil"/>
            </w:pBdr>
            <w:spacing w:after="120" w:line="252" w:lineRule="auto"/>
            <w:jc w:val="both"/>
            <w:rPr>
              <w:ins w:id="78" w:author="Anonymous" w:date="2026-04-10T17:58:00Z"/>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Para la Zona monumental se establece los usos principales, complementarios, condicionados y usos prohibidos para el patrimonio histórico y los sitios arqueológicos, de acuerdo a la siguiente tabla: </w:t>
          </w:r>
          <w:sdt>
            <w:sdtPr>
              <w:tag w:val="goog_rdk_211"/>
              <w:id w:val="889429958"/>
            </w:sdtPr>
            <w:sdtContent/>
          </w:sdt>
        </w:p>
      </w:sdtContent>
    </w:sdt>
    <w:p w14:paraId="503EC1C8" w14:textId="77777777" w:rsidR="00537A02" w:rsidRPr="00D7714F" w:rsidRDefault="00537A02" w:rsidP="00537A02">
      <w:pPr>
        <w:pBdr>
          <w:top w:val="nil"/>
          <w:left w:val="nil"/>
          <w:bottom w:val="nil"/>
          <w:right w:val="nil"/>
          <w:between w:val="nil"/>
        </w:pBdr>
        <w:spacing w:after="80"/>
        <w:jc w:val="center"/>
        <w:rPr>
          <w:b/>
          <w:bCs/>
          <w:color w:val="000000"/>
          <w:sz w:val="20"/>
          <w:szCs w:val="20"/>
        </w:rPr>
      </w:pPr>
      <w:bookmarkStart w:id="79" w:name="_heading=h.1n1tot6obxyf" w:colFirst="0" w:colLast="0"/>
      <w:bookmarkEnd w:id="79"/>
      <w:r w:rsidRPr="00D7714F">
        <w:rPr>
          <w:b/>
          <w:bCs/>
          <w:color w:val="000000"/>
          <w:sz w:val="20"/>
          <w:szCs w:val="20"/>
        </w:rPr>
        <w:t>Tabla N° 44. Usos de la Zona Monumental</w:t>
      </w:r>
    </w:p>
    <w:tbl>
      <w:tblPr>
        <w:tblW w:w="664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1279"/>
        <w:gridCol w:w="1500"/>
        <w:gridCol w:w="3869"/>
      </w:tblGrid>
      <w:tr w:rsidR="00537A02" w:rsidRPr="00D7714F" w14:paraId="2CE4070C" w14:textId="77777777" w:rsidTr="00565445">
        <w:trPr>
          <w:trHeight w:val="44"/>
          <w:tblHeader/>
        </w:trPr>
        <w:tc>
          <w:tcPr>
            <w:tcW w:w="6648" w:type="dxa"/>
            <w:gridSpan w:val="3"/>
          </w:tcPr>
          <w:p w14:paraId="129D0561" w14:textId="77777777" w:rsidR="00537A02" w:rsidRPr="00D7714F" w:rsidRDefault="00537A02" w:rsidP="00565445">
            <w:pPr>
              <w:pBdr>
                <w:top w:val="nil"/>
                <w:left w:val="nil"/>
                <w:bottom w:val="nil"/>
                <w:right w:val="nil"/>
                <w:between w:val="nil"/>
              </w:pBdr>
              <w:spacing w:after="0" w:line="252" w:lineRule="auto"/>
            </w:pPr>
            <w:r w:rsidRPr="00D7714F">
              <w:rPr>
                <w:color w:val="000000"/>
              </w:rPr>
              <w:t>USOS DE LA ZONA MONUMENTAL</w:t>
            </w:r>
          </w:p>
        </w:tc>
      </w:tr>
      <w:tr w:rsidR="00537A02" w:rsidRPr="00D7714F" w14:paraId="747D4255" w14:textId="77777777" w:rsidTr="00565445">
        <w:trPr>
          <w:trHeight w:val="44"/>
        </w:trPr>
        <w:tc>
          <w:tcPr>
            <w:tcW w:w="1279" w:type="dxa"/>
            <w:vMerge w:val="restart"/>
          </w:tcPr>
          <w:p w14:paraId="42EF22AA" w14:textId="77777777" w:rsidR="00537A02" w:rsidRPr="00D7714F" w:rsidRDefault="00537A02" w:rsidP="00565445">
            <w:pPr>
              <w:jc w:val="both"/>
            </w:pPr>
            <w:r w:rsidRPr="00D7714F">
              <w:t>Patrimonio Histórico:</w:t>
            </w:r>
          </w:p>
        </w:tc>
        <w:tc>
          <w:tcPr>
            <w:tcW w:w="1500" w:type="dxa"/>
          </w:tcPr>
          <w:p w14:paraId="6B119C49" w14:textId="77777777" w:rsidR="00537A02" w:rsidRPr="00D7714F" w:rsidRDefault="00537A02" w:rsidP="00565445">
            <w:pPr>
              <w:spacing w:after="0"/>
              <w:rPr>
                <w:b/>
                <w:bCs/>
                <w:sz w:val="18"/>
                <w:szCs w:val="18"/>
              </w:rPr>
            </w:pPr>
            <w:r w:rsidRPr="00D7714F">
              <w:rPr>
                <w:b/>
                <w:bCs/>
                <w:sz w:val="18"/>
                <w:szCs w:val="18"/>
              </w:rPr>
              <w:t>Usos principales:</w:t>
            </w:r>
          </w:p>
        </w:tc>
        <w:tc>
          <w:tcPr>
            <w:tcW w:w="3869" w:type="dxa"/>
          </w:tcPr>
          <w:p w14:paraId="1DA59621" w14:textId="77777777" w:rsidR="00537A02" w:rsidRPr="00D7714F" w:rsidRDefault="00537A02" w:rsidP="00565445">
            <w:pPr>
              <w:pBdr>
                <w:top w:val="nil"/>
                <w:left w:val="nil"/>
                <w:bottom w:val="nil"/>
                <w:right w:val="nil"/>
                <w:between w:val="nil"/>
              </w:pBdr>
              <w:spacing w:after="120" w:line="252" w:lineRule="auto"/>
              <w:jc w:val="both"/>
              <w:rPr>
                <w:sz w:val="18"/>
                <w:szCs w:val="18"/>
              </w:rPr>
            </w:pPr>
            <w:r w:rsidRPr="00D7714F">
              <w:rPr>
                <w:sz w:val="18"/>
                <w:szCs w:val="18"/>
              </w:rPr>
              <w:t>Mantener los usos originales, conservando su valor cultural.</w:t>
            </w:r>
          </w:p>
        </w:tc>
      </w:tr>
      <w:tr w:rsidR="00537A02" w:rsidRPr="00D7714F" w14:paraId="6D8A93CE" w14:textId="77777777" w:rsidTr="00565445">
        <w:trPr>
          <w:trHeight w:val="44"/>
        </w:trPr>
        <w:tc>
          <w:tcPr>
            <w:tcW w:w="1279" w:type="dxa"/>
            <w:vMerge/>
          </w:tcPr>
          <w:p w14:paraId="0466A8A0" w14:textId="77777777" w:rsidR="00537A02" w:rsidRPr="00D7714F" w:rsidRDefault="00537A02" w:rsidP="00565445">
            <w:pPr>
              <w:widowControl w:val="0"/>
              <w:pBdr>
                <w:top w:val="nil"/>
                <w:left w:val="nil"/>
                <w:bottom w:val="nil"/>
                <w:right w:val="nil"/>
                <w:between w:val="nil"/>
              </w:pBdr>
              <w:spacing w:after="0" w:line="276" w:lineRule="auto"/>
            </w:pPr>
          </w:p>
        </w:tc>
        <w:tc>
          <w:tcPr>
            <w:tcW w:w="1500" w:type="dxa"/>
          </w:tcPr>
          <w:p w14:paraId="715FAB68" w14:textId="77777777" w:rsidR="00537A02" w:rsidRPr="00D7714F" w:rsidRDefault="00537A02" w:rsidP="00565445">
            <w:pPr>
              <w:rPr>
                <w:b/>
                <w:bCs/>
                <w:sz w:val="18"/>
                <w:szCs w:val="18"/>
              </w:rPr>
            </w:pPr>
            <w:r w:rsidRPr="00D7714F">
              <w:rPr>
                <w:b/>
                <w:bCs/>
                <w:sz w:val="18"/>
                <w:szCs w:val="18"/>
              </w:rPr>
              <w:t>Usos complementarios:</w:t>
            </w:r>
          </w:p>
        </w:tc>
        <w:tc>
          <w:tcPr>
            <w:tcW w:w="3869" w:type="dxa"/>
          </w:tcPr>
          <w:p w14:paraId="7E3FB834" w14:textId="77777777" w:rsidR="00537A02" w:rsidRPr="00D7714F" w:rsidRDefault="00537A02" w:rsidP="00565445">
            <w:pPr>
              <w:pBdr>
                <w:top w:val="nil"/>
                <w:left w:val="nil"/>
                <w:bottom w:val="nil"/>
                <w:right w:val="nil"/>
                <w:between w:val="nil"/>
              </w:pBdr>
              <w:spacing w:after="120" w:line="252" w:lineRule="auto"/>
              <w:jc w:val="both"/>
              <w:rPr>
                <w:sz w:val="18"/>
                <w:szCs w:val="18"/>
              </w:rPr>
            </w:pPr>
            <w:r w:rsidRPr="00D7714F">
              <w:rPr>
                <w:sz w:val="18"/>
                <w:szCs w:val="18"/>
              </w:rPr>
              <w:t>Actividades culturales y científicas que promuevan su conservación y difusión.</w:t>
            </w:r>
          </w:p>
        </w:tc>
      </w:tr>
      <w:tr w:rsidR="00537A02" w:rsidRPr="00D7714F" w14:paraId="2E8C180F" w14:textId="77777777" w:rsidTr="00565445">
        <w:trPr>
          <w:trHeight w:val="44"/>
        </w:trPr>
        <w:tc>
          <w:tcPr>
            <w:tcW w:w="1279" w:type="dxa"/>
            <w:vMerge/>
          </w:tcPr>
          <w:p w14:paraId="78553BD8" w14:textId="77777777" w:rsidR="00537A02" w:rsidRPr="00D7714F" w:rsidRDefault="00537A02" w:rsidP="00565445">
            <w:pPr>
              <w:widowControl w:val="0"/>
              <w:pBdr>
                <w:top w:val="nil"/>
                <w:left w:val="nil"/>
                <w:bottom w:val="nil"/>
                <w:right w:val="nil"/>
                <w:between w:val="nil"/>
              </w:pBdr>
              <w:spacing w:after="0" w:line="276" w:lineRule="auto"/>
            </w:pPr>
          </w:p>
        </w:tc>
        <w:tc>
          <w:tcPr>
            <w:tcW w:w="1500" w:type="dxa"/>
          </w:tcPr>
          <w:p w14:paraId="78E5D0F7" w14:textId="77777777" w:rsidR="00537A02" w:rsidRPr="00D7714F" w:rsidRDefault="00537A02" w:rsidP="00565445">
            <w:pPr>
              <w:rPr>
                <w:b/>
                <w:bCs/>
                <w:sz w:val="18"/>
                <w:szCs w:val="18"/>
              </w:rPr>
            </w:pPr>
            <w:r w:rsidRPr="00D7714F">
              <w:rPr>
                <w:b/>
                <w:bCs/>
                <w:sz w:val="18"/>
                <w:szCs w:val="18"/>
              </w:rPr>
              <w:t>Usos condicionados:</w:t>
            </w:r>
          </w:p>
        </w:tc>
        <w:tc>
          <w:tcPr>
            <w:tcW w:w="3869" w:type="dxa"/>
          </w:tcPr>
          <w:p w14:paraId="238E8B8B" w14:textId="77777777" w:rsidR="00537A02" w:rsidRPr="00D7714F" w:rsidRDefault="00537A02" w:rsidP="00565445">
            <w:pPr>
              <w:pBdr>
                <w:top w:val="nil"/>
                <w:left w:val="nil"/>
                <w:bottom w:val="nil"/>
                <w:right w:val="nil"/>
                <w:between w:val="nil"/>
              </w:pBdr>
              <w:spacing w:after="120" w:line="252" w:lineRule="auto"/>
              <w:jc w:val="both"/>
              <w:rPr>
                <w:sz w:val="18"/>
                <w:szCs w:val="18"/>
              </w:rPr>
            </w:pPr>
            <w:r w:rsidRPr="00D7714F">
              <w:rPr>
                <w:sz w:val="18"/>
                <w:szCs w:val="18"/>
              </w:rPr>
              <w:t>Residencial, siempre que no comprometa la integridad del patrimonio.</w:t>
            </w:r>
          </w:p>
        </w:tc>
      </w:tr>
      <w:tr w:rsidR="00537A02" w:rsidRPr="00D7714F" w14:paraId="1253FF1E" w14:textId="77777777" w:rsidTr="00565445">
        <w:trPr>
          <w:trHeight w:val="44"/>
        </w:trPr>
        <w:tc>
          <w:tcPr>
            <w:tcW w:w="1279" w:type="dxa"/>
            <w:vMerge/>
          </w:tcPr>
          <w:p w14:paraId="4F83B2A4" w14:textId="77777777" w:rsidR="00537A02" w:rsidRPr="00D7714F" w:rsidRDefault="00537A02" w:rsidP="00565445">
            <w:pPr>
              <w:widowControl w:val="0"/>
              <w:pBdr>
                <w:top w:val="nil"/>
                <w:left w:val="nil"/>
                <w:bottom w:val="nil"/>
                <w:right w:val="nil"/>
                <w:between w:val="nil"/>
              </w:pBdr>
              <w:spacing w:after="0" w:line="276" w:lineRule="auto"/>
            </w:pPr>
          </w:p>
        </w:tc>
        <w:tc>
          <w:tcPr>
            <w:tcW w:w="1500" w:type="dxa"/>
          </w:tcPr>
          <w:p w14:paraId="0A692A74" w14:textId="77777777" w:rsidR="00537A02" w:rsidRPr="00D7714F" w:rsidRDefault="00537A02" w:rsidP="00565445">
            <w:pPr>
              <w:rPr>
                <w:b/>
                <w:bCs/>
                <w:sz w:val="18"/>
                <w:szCs w:val="18"/>
              </w:rPr>
            </w:pPr>
            <w:r w:rsidRPr="00D7714F">
              <w:rPr>
                <w:b/>
                <w:bCs/>
                <w:sz w:val="18"/>
                <w:szCs w:val="18"/>
              </w:rPr>
              <w:t>Usos prohibidos:</w:t>
            </w:r>
          </w:p>
        </w:tc>
        <w:tc>
          <w:tcPr>
            <w:tcW w:w="3869" w:type="dxa"/>
          </w:tcPr>
          <w:p w14:paraId="7F8E54B1" w14:textId="77777777" w:rsidR="00537A02" w:rsidRPr="00D7714F" w:rsidRDefault="00537A02" w:rsidP="00565445">
            <w:pPr>
              <w:pBdr>
                <w:top w:val="nil"/>
                <w:left w:val="nil"/>
                <w:bottom w:val="nil"/>
                <w:right w:val="nil"/>
                <w:between w:val="nil"/>
              </w:pBdr>
              <w:spacing w:after="120" w:line="252" w:lineRule="auto"/>
              <w:jc w:val="both"/>
              <w:rPr>
                <w:sz w:val="18"/>
                <w:szCs w:val="18"/>
              </w:rPr>
            </w:pPr>
            <w:r w:rsidRPr="00D7714F">
              <w:rPr>
                <w:sz w:val="18"/>
                <w:szCs w:val="18"/>
              </w:rPr>
              <w:t>Industrial.</w:t>
            </w:r>
          </w:p>
        </w:tc>
      </w:tr>
      <w:tr w:rsidR="00537A02" w:rsidRPr="00D7714F" w14:paraId="23973922" w14:textId="77777777" w:rsidTr="00565445">
        <w:trPr>
          <w:trHeight w:val="44"/>
        </w:trPr>
        <w:tc>
          <w:tcPr>
            <w:tcW w:w="1279" w:type="dxa"/>
            <w:vMerge w:val="restart"/>
          </w:tcPr>
          <w:p w14:paraId="3B6EDC45" w14:textId="77777777" w:rsidR="00537A02" w:rsidRPr="00D7714F" w:rsidRDefault="00537A02" w:rsidP="00565445">
            <w:pPr>
              <w:pBdr>
                <w:top w:val="nil"/>
                <w:left w:val="nil"/>
                <w:bottom w:val="nil"/>
                <w:right w:val="nil"/>
                <w:between w:val="nil"/>
              </w:pBdr>
              <w:spacing w:after="120" w:line="252" w:lineRule="auto"/>
              <w:jc w:val="both"/>
            </w:pPr>
            <w:r w:rsidRPr="00D7714F">
              <w:t>Sitios Arqueológicos:</w:t>
            </w:r>
          </w:p>
        </w:tc>
        <w:tc>
          <w:tcPr>
            <w:tcW w:w="1500" w:type="dxa"/>
          </w:tcPr>
          <w:p w14:paraId="270509A7" w14:textId="77777777" w:rsidR="00537A02" w:rsidRPr="00D7714F" w:rsidRDefault="00537A02" w:rsidP="00565445">
            <w:pPr>
              <w:rPr>
                <w:b/>
                <w:bCs/>
                <w:sz w:val="18"/>
                <w:szCs w:val="18"/>
              </w:rPr>
            </w:pPr>
            <w:r w:rsidRPr="00D7714F">
              <w:rPr>
                <w:b/>
                <w:bCs/>
                <w:sz w:val="18"/>
                <w:szCs w:val="18"/>
              </w:rPr>
              <w:t>Usos principales:</w:t>
            </w:r>
          </w:p>
        </w:tc>
        <w:tc>
          <w:tcPr>
            <w:tcW w:w="3869" w:type="dxa"/>
          </w:tcPr>
          <w:p w14:paraId="07500332" w14:textId="77777777" w:rsidR="00537A02" w:rsidRPr="00D7714F" w:rsidRDefault="00537A02" w:rsidP="00565445">
            <w:pPr>
              <w:jc w:val="both"/>
              <w:rPr>
                <w:sz w:val="18"/>
                <w:szCs w:val="18"/>
              </w:rPr>
            </w:pPr>
            <w:r w:rsidRPr="00D7714F">
              <w:rPr>
                <w:sz w:val="18"/>
                <w:szCs w:val="18"/>
              </w:rPr>
              <w:t>Recreación pasiva.</w:t>
            </w:r>
          </w:p>
        </w:tc>
      </w:tr>
      <w:tr w:rsidR="00537A02" w:rsidRPr="00D7714F" w14:paraId="778832F2" w14:textId="77777777" w:rsidTr="00565445">
        <w:trPr>
          <w:trHeight w:val="44"/>
        </w:trPr>
        <w:tc>
          <w:tcPr>
            <w:tcW w:w="1279" w:type="dxa"/>
            <w:vMerge/>
          </w:tcPr>
          <w:p w14:paraId="7B778804" w14:textId="77777777" w:rsidR="00537A02" w:rsidRPr="00D7714F" w:rsidRDefault="00537A02" w:rsidP="00565445">
            <w:pPr>
              <w:widowControl w:val="0"/>
              <w:pBdr>
                <w:top w:val="nil"/>
                <w:left w:val="nil"/>
                <w:bottom w:val="nil"/>
                <w:right w:val="nil"/>
                <w:between w:val="nil"/>
              </w:pBdr>
              <w:spacing w:after="0" w:line="276" w:lineRule="auto"/>
            </w:pPr>
          </w:p>
        </w:tc>
        <w:tc>
          <w:tcPr>
            <w:tcW w:w="1500" w:type="dxa"/>
          </w:tcPr>
          <w:p w14:paraId="33AA0A46" w14:textId="77777777" w:rsidR="00537A02" w:rsidRPr="00D7714F" w:rsidRDefault="00537A02" w:rsidP="00565445">
            <w:pPr>
              <w:rPr>
                <w:b/>
                <w:bCs/>
                <w:sz w:val="18"/>
                <w:szCs w:val="18"/>
              </w:rPr>
            </w:pPr>
            <w:r w:rsidRPr="00D7714F">
              <w:rPr>
                <w:b/>
                <w:bCs/>
                <w:sz w:val="18"/>
                <w:szCs w:val="18"/>
              </w:rPr>
              <w:t>Usos complementarios:</w:t>
            </w:r>
          </w:p>
        </w:tc>
        <w:tc>
          <w:tcPr>
            <w:tcW w:w="3869" w:type="dxa"/>
          </w:tcPr>
          <w:p w14:paraId="1D58ECFC" w14:textId="77777777" w:rsidR="00537A02" w:rsidRPr="00D7714F" w:rsidRDefault="00537A02" w:rsidP="00565445">
            <w:pPr>
              <w:jc w:val="both"/>
              <w:rPr>
                <w:sz w:val="18"/>
                <w:szCs w:val="18"/>
              </w:rPr>
            </w:pPr>
            <w:r w:rsidRPr="00D7714F">
              <w:rPr>
                <w:sz w:val="18"/>
                <w:szCs w:val="18"/>
              </w:rPr>
              <w:t>Forestal sostenible, turismo cultural y comunitario.</w:t>
            </w:r>
          </w:p>
        </w:tc>
      </w:tr>
      <w:tr w:rsidR="00537A02" w:rsidRPr="00D7714F" w14:paraId="5E72F31E" w14:textId="77777777" w:rsidTr="00565445">
        <w:trPr>
          <w:trHeight w:val="44"/>
        </w:trPr>
        <w:tc>
          <w:tcPr>
            <w:tcW w:w="1279" w:type="dxa"/>
            <w:vMerge/>
          </w:tcPr>
          <w:p w14:paraId="3F175EFB" w14:textId="77777777" w:rsidR="00537A02" w:rsidRPr="00D7714F" w:rsidRDefault="00537A02" w:rsidP="00565445">
            <w:pPr>
              <w:widowControl w:val="0"/>
              <w:pBdr>
                <w:top w:val="nil"/>
                <w:left w:val="nil"/>
                <w:bottom w:val="nil"/>
                <w:right w:val="nil"/>
                <w:between w:val="nil"/>
              </w:pBdr>
              <w:spacing w:after="0" w:line="276" w:lineRule="auto"/>
            </w:pPr>
          </w:p>
        </w:tc>
        <w:tc>
          <w:tcPr>
            <w:tcW w:w="1500" w:type="dxa"/>
          </w:tcPr>
          <w:p w14:paraId="7EA3A0C4" w14:textId="77777777" w:rsidR="00537A02" w:rsidRPr="00D7714F" w:rsidRDefault="00537A02" w:rsidP="00565445">
            <w:pPr>
              <w:rPr>
                <w:b/>
                <w:bCs/>
                <w:sz w:val="18"/>
                <w:szCs w:val="18"/>
              </w:rPr>
            </w:pPr>
            <w:r w:rsidRPr="00D7714F">
              <w:rPr>
                <w:b/>
                <w:bCs/>
                <w:sz w:val="18"/>
                <w:szCs w:val="18"/>
              </w:rPr>
              <w:t>Usos condicionados:</w:t>
            </w:r>
          </w:p>
        </w:tc>
        <w:tc>
          <w:tcPr>
            <w:tcW w:w="3869" w:type="dxa"/>
          </w:tcPr>
          <w:p w14:paraId="665B7A62" w14:textId="77777777" w:rsidR="00537A02" w:rsidRPr="00D7714F" w:rsidRDefault="00537A02" w:rsidP="00565445">
            <w:pPr>
              <w:jc w:val="both"/>
              <w:rPr>
                <w:sz w:val="18"/>
                <w:szCs w:val="18"/>
              </w:rPr>
            </w:pPr>
            <w:r w:rsidRPr="00D7714F">
              <w:rPr>
                <w:sz w:val="18"/>
                <w:szCs w:val="18"/>
              </w:rPr>
              <w:t>Agricultura orgánica y ecológica.</w:t>
            </w:r>
          </w:p>
        </w:tc>
      </w:tr>
      <w:tr w:rsidR="00537A02" w:rsidRPr="00D7714F" w14:paraId="5F90A56C" w14:textId="77777777" w:rsidTr="00565445">
        <w:trPr>
          <w:trHeight w:val="44"/>
        </w:trPr>
        <w:tc>
          <w:tcPr>
            <w:tcW w:w="1279" w:type="dxa"/>
            <w:vMerge/>
          </w:tcPr>
          <w:p w14:paraId="7AE5A6DA" w14:textId="77777777" w:rsidR="00537A02" w:rsidRPr="00D7714F" w:rsidRDefault="00537A02" w:rsidP="00565445">
            <w:pPr>
              <w:widowControl w:val="0"/>
              <w:pBdr>
                <w:top w:val="nil"/>
                <w:left w:val="nil"/>
                <w:bottom w:val="nil"/>
                <w:right w:val="nil"/>
                <w:between w:val="nil"/>
              </w:pBdr>
              <w:spacing w:after="0" w:line="276" w:lineRule="auto"/>
            </w:pPr>
          </w:p>
        </w:tc>
        <w:tc>
          <w:tcPr>
            <w:tcW w:w="1500" w:type="dxa"/>
          </w:tcPr>
          <w:p w14:paraId="573EFB0C" w14:textId="77777777" w:rsidR="00537A02" w:rsidRPr="00D7714F" w:rsidRDefault="00537A02" w:rsidP="00565445">
            <w:pPr>
              <w:rPr>
                <w:b/>
                <w:bCs/>
                <w:sz w:val="18"/>
                <w:szCs w:val="18"/>
              </w:rPr>
            </w:pPr>
            <w:r w:rsidRPr="00D7714F">
              <w:rPr>
                <w:b/>
                <w:bCs/>
                <w:sz w:val="18"/>
                <w:szCs w:val="18"/>
              </w:rPr>
              <w:t>Usos prohibidos:</w:t>
            </w:r>
          </w:p>
        </w:tc>
        <w:tc>
          <w:tcPr>
            <w:tcW w:w="3869" w:type="dxa"/>
          </w:tcPr>
          <w:p w14:paraId="2631CCF5" w14:textId="77777777" w:rsidR="00537A02" w:rsidRPr="00D7714F" w:rsidRDefault="00537A02" w:rsidP="00565445">
            <w:pPr>
              <w:jc w:val="both"/>
              <w:rPr>
                <w:sz w:val="18"/>
                <w:szCs w:val="18"/>
              </w:rPr>
            </w:pPr>
            <w:r w:rsidRPr="00D7714F">
              <w:rPr>
                <w:sz w:val="18"/>
                <w:szCs w:val="18"/>
              </w:rPr>
              <w:t>Explotación minera y ganadería.</w:t>
            </w:r>
          </w:p>
        </w:tc>
      </w:tr>
    </w:tbl>
    <w:p w14:paraId="4B2718F2" w14:textId="77777777" w:rsidR="00537A02"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r w:rsidRPr="00D7714F">
        <w:rPr>
          <w:rFonts w:ascii="Swis721 LtCn BT" w:eastAsia="Swis721 LtCn BT" w:hAnsi="Swis721 LtCn BT" w:cs="Swis721 LtCn BT"/>
          <w:i/>
          <w:iCs/>
          <w:color w:val="000000"/>
          <w:sz w:val="16"/>
          <w:szCs w:val="16"/>
        </w:rPr>
        <w:t>Fuente: Elaboración equipo técnico PDU Anta</w:t>
      </w:r>
      <w:r>
        <w:rPr>
          <w:rFonts w:ascii="Swis721 LtCn BT" w:eastAsia="Swis721 LtCn BT" w:hAnsi="Swis721 LtCn BT" w:cs="Swis721 LtCn BT"/>
          <w:i/>
          <w:iCs/>
          <w:color w:val="000000"/>
          <w:sz w:val="16"/>
          <w:szCs w:val="16"/>
        </w:rPr>
        <w:t>.</w:t>
      </w:r>
    </w:p>
    <w:p w14:paraId="35F4C74B" w14:textId="77777777" w:rsidR="00537A02"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p>
    <w:p w14:paraId="0A8E57C0"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pPr>
    </w:p>
    <w:p w14:paraId="11C90984"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Objetivos y finalidades </w:t>
      </w:r>
    </w:p>
    <w:p w14:paraId="687EB93C" w14:textId="77777777" w:rsidR="00537A02" w:rsidRPr="00D7714F" w:rsidRDefault="00537A02">
      <w:pPr>
        <w:numPr>
          <w:ilvl w:val="0"/>
          <w:numId w:val="4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Priorizar la protección, conservación y revalorización del patrimonio cultural edificado y monumental.</w:t>
      </w:r>
    </w:p>
    <w:p w14:paraId="60951A0C" w14:textId="77777777" w:rsidR="00537A02" w:rsidRPr="00D7714F" w:rsidRDefault="00537A02">
      <w:pPr>
        <w:numPr>
          <w:ilvl w:val="0"/>
          <w:numId w:val="4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Fomentar el registro, catalogación, documentación, investigación, protección y declaración del patrimonio cultural material no reconocido del ámbito de intervención</w:t>
      </w:r>
      <w:r>
        <w:rPr>
          <w:rFonts w:ascii="Swis721 LtCn BT" w:eastAsia="Swis721 LtCn BT" w:hAnsi="Swis721 LtCn BT" w:cs="Swis721 LtCn BT"/>
          <w:color w:val="000000"/>
        </w:rPr>
        <w:t xml:space="preserve"> del PDU Anta.</w:t>
      </w:r>
    </w:p>
    <w:p w14:paraId="531523BD" w14:textId="77777777" w:rsidR="00537A02" w:rsidRPr="00D7714F" w:rsidRDefault="00537A02">
      <w:pPr>
        <w:numPr>
          <w:ilvl w:val="0"/>
          <w:numId w:val="4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Promover acciones conjuntas de sensibilización y difusión cultural entorno al patrimonio histórico cultural.</w:t>
      </w:r>
    </w:p>
    <w:p w14:paraId="6D08DA48" w14:textId="77777777" w:rsidR="00537A02" w:rsidRPr="00D7714F" w:rsidRDefault="00537A02">
      <w:pPr>
        <w:numPr>
          <w:ilvl w:val="0"/>
          <w:numId w:val="4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Proteger y difundir </w:t>
      </w:r>
      <w:sdt>
        <w:sdtPr>
          <w:tag w:val="goog_rdk_215"/>
          <w:id w:val="1500158486"/>
        </w:sdtPr>
        <w:sdtContent>
          <w:del w:id="80" w:author="Anonymous" w:date="2026-04-10T15:27:00Z">
            <w:r w:rsidRPr="00D7714F">
              <w:rPr>
                <w:rFonts w:ascii="Swis721 LtCn BT" w:eastAsia="Swis721 LtCn BT" w:hAnsi="Swis721 LtCn BT" w:cs="Swis721 LtCn BT"/>
                <w:color w:val="000000"/>
              </w:rPr>
              <w:delText>d</w:delText>
            </w:r>
          </w:del>
        </w:sdtContent>
      </w:sdt>
      <w:r w:rsidRPr="00D7714F">
        <w:rPr>
          <w:rFonts w:ascii="Swis721 LtCn BT" w:eastAsia="Swis721 LtCn BT" w:hAnsi="Swis721 LtCn BT" w:cs="Swis721 LtCn BT"/>
          <w:color w:val="000000"/>
        </w:rPr>
        <w:t>el Patrimonio Cultural de la Nación, dentro de su jurisdicción, y la defensa y conservación de los monumentos arqueológicos, históricos y artísticos.</w:t>
      </w:r>
    </w:p>
    <w:p w14:paraId="07AAE715" w14:textId="77777777" w:rsidR="00537A02" w:rsidRPr="00D7714F" w:rsidRDefault="00537A02">
      <w:pPr>
        <w:numPr>
          <w:ilvl w:val="0"/>
          <w:numId w:val="4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Valorar la diversidad cultural a través de sus expresiones artísticas y tradicionales, fomentando un acceso e inclusión más amplios, con un enfoque equitativo que elimine obstáculos para la participación y apreciación.</w:t>
      </w:r>
    </w:p>
    <w:p w14:paraId="426FCBE6" w14:textId="77777777" w:rsidR="00537A02" w:rsidRPr="00D7714F" w:rsidRDefault="00537A02">
      <w:pPr>
        <w:numPr>
          <w:ilvl w:val="0"/>
          <w:numId w:val="4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Fomentar y facilitar la integración de las manifestaciones culturales en la gestión de espacios públicos, concebidos como puntos de encuentro donde se valoren e integren las diversas expresiones culturales.</w:t>
      </w:r>
    </w:p>
    <w:p w14:paraId="55EE0408" w14:textId="77777777" w:rsidR="00537A02" w:rsidRPr="00D7714F" w:rsidRDefault="00537A02">
      <w:pPr>
        <w:numPr>
          <w:ilvl w:val="0"/>
          <w:numId w:val="40"/>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Impulsar la valoración y protección del patrimonio cultural mediante la creación de redes entre organizaciones sociales y movimientos culturales, convirtiéndolos en espacios dinámicos y vivos. </w:t>
      </w:r>
    </w:p>
    <w:p w14:paraId="271D79B4"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Directrices de ordenación respecto a Sistemas Urbanísticos </w:t>
      </w:r>
    </w:p>
    <w:p w14:paraId="30D2BD37" w14:textId="77777777" w:rsidR="00537A02" w:rsidRPr="00D7714F" w:rsidRDefault="00537A02">
      <w:pPr>
        <w:numPr>
          <w:ilvl w:val="1"/>
          <w:numId w:val="34"/>
        </w:numPr>
        <w:pBdr>
          <w:top w:val="nil"/>
          <w:left w:val="nil"/>
          <w:bottom w:val="nil"/>
          <w:right w:val="nil"/>
          <w:between w:val="nil"/>
        </w:pBdr>
        <w:spacing w:after="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Movilidad  </w:t>
      </w:r>
    </w:p>
    <w:p w14:paraId="1FB1C41E" w14:textId="77777777" w:rsidR="00537A02" w:rsidRPr="00D7714F" w:rsidRDefault="00537A02">
      <w:pPr>
        <w:numPr>
          <w:ilvl w:val="1"/>
          <w:numId w:val="4"/>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Priorizar los desplazamientos peatonales, garantizando una coexistencia adecuada entre los peatones, el transporte no motorizado (bicicletas), el transporte motorizado público, y limitando el uso del transporte privado.</w:t>
      </w:r>
    </w:p>
    <w:p w14:paraId="01BD8446" w14:textId="77777777" w:rsidR="00537A02" w:rsidRPr="00D7714F" w:rsidRDefault="00537A02">
      <w:pPr>
        <w:numPr>
          <w:ilvl w:val="1"/>
          <w:numId w:val="4"/>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Asegurar la accesibilidad universal y la libre circulación sin barreras físicas, especialmente para personas con discapacidad y/o movilidad reducida, adaptando la infraestructura vial para su uso inclusivo.</w:t>
      </w:r>
    </w:p>
    <w:p w14:paraId="5E882EF2" w14:textId="77777777" w:rsidR="00537A02" w:rsidRPr="00D7714F" w:rsidRDefault="00537A02">
      <w:pPr>
        <w:numPr>
          <w:ilvl w:val="1"/>
          <w:numId w:val="34"/>
        </w:numPr>
        <w:pBdr>
          <w:top w:val="nil"/>
          <w:left w:val="nil"/>
          <w:bottom w:val="nil"/>
          <w:right w:val="nil"/>
          <w:between w:val="nil"/>
        </w:pBdr>
        <w:spacing w:after="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Espacios abiertos e infraestructura ecológica </w:t>
      </w:r>
    </w:p>
    <w:p w14:paraId="297DD8A1" w14:textId="77777777" w:rsidR="00537A02" w:rsidRPr="00D7714F" w:rsidRDefault="00537A02">
      <w:pPr>
        <w:numPr>
          <w:ilvl w:val="1"/>
          <w:numId w:val="5"/>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Conectar los espacios abiertos a través de calles seguras y accesibles, con prioridad para la circulación de peatones.</w:t>
      </w:r>
    </w:p>
    <w:p w14:paraId="5BEC5361" w14:textId="77777777" w:rsidR="00537A02" w:rsidRPr="00D7714F" w:rsidRDefault="00537A02">
      <w:pPr>
        <w:numPr>
          <w:ilvl w:val="1"/>
          <w:numId w:val="5"/>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Recuperar y revitalizar espacios de valor patrimonial (plazas y plazoletas) en coordinación con el Ministerio de Cultura.</w:t>
      </w:r>
    </w:p>
    <w:p w14:paraId="1447A79A" w14:textId="77777777" w:rsidR="00537A02" w:rsidRPr="00D7714F" w:rsidRDefault="00537A02">
      <w:pPr>
        <w:numPr>
          <w:ilvl w:val="1"/>
          <w:numId w:val="5"/>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impulsará el ornato del centro histórico, promoviendo el incremento de áreas verdes, en cumplimiento con las normativas vigentes y en sintonía con la preservación del entorno cultural.</w:t>
      </w:r>
    </w:p>
    <w:p w14:paraId="1BF57FFC" w14:textId="77777777" w:rsidR="00537A02" w:rsidRPr="00D7714F" w:rsidRDefault="00537A02">
      <w:pPr>
        <w:numPr>
          <w:ilvl w:val="1"/>
          <w:numId w:val="34"/>
        </w:numPr>
        <w:pBdr>
          <w:top w:val="nil"/>
          <w:left w:val="nil"/>
          <w:bottom w:val="nil"/>
          <w:right w:val="nil"/>
          <w:between w:val="nil"/>
        </w:pBdr>
        <w:spacing w:after="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Equipamientos </w:t>
      </w:r>
    </w:p>
    <w:p w14:paraId="343BB380" w14:textId="77777777" w:rsidR="00537A02" w:rsidRPr="00D7714F" w:rsidRDefault="00537A02">
      <w:pPr>
        <w:numPr>
          <w:ilvl w:val="1"/>
          <w:numId w:val="6"/>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proyectos de regeneración urbana deberán incorporar equipamientos de uso mixto. Las edificaciones podrán destinar los primeros niveles a actividades comerciales, culturales y turísticas, promoviendo un uso dinámico del espacio.</w:t>
      </w:r>
    </w:p>
    <w:p w14:paraId="7161FDE1" w14:textId="77777777" w:rsidR="00537A02" w:rsidRPr="00D7714F" w:rsidRDefault="00537A02">
      <w:pPr>
        <w:numPr>
          <w:ilvl w:val="1"/>
          <w:numId w:val="6"/>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equipamientos culturales se implementarán en edificaciones de valor monumental, incentivando su restauración y el turismo cultural.</w:t>
      </w:r>
    </w:p>
    <w:p w14:paraId="57558C69" w14:textId="77777777" w:rsidR="00537A02" w:rsidRPr="00D7714F" w:rsidRDefault="00537A02">
      <w:pPr>
        <w:numPr>
          <w:ilvl w:val="1"/>
          <w:numId w:val="34"/>
        </w:numPr>
        <w:pBdr>
          <w:top w:val="nil"/>
          <w:left w:val="nil"/>
          <w:bottom w:val="nil"/>
          <w:right w:val="nil"/>
          <w:between w:val="nil"/>
        </w:pBdr>
        <w:spacing w:after="0"/>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Servicios básicos </w:t>
      </w:r>
    </w:p>
    <w:p w14:paraId="07F872BD" w14:textId="77777777" w:rsidR="00537A02" w:rsidRPr="00D7714F" w:rsidRDefault="00537A02">
      <w:pPr>
        <w:numPr>
          <w:ilvl w:val="1"/>
          <w:numId w:val="7"/>
        </w:numPr>
        <w:pBdr>
          <w:top w:val="nil"/>
          <w:left w:val="nil"/>
          <w:bottom w:val="nil"/>
          <w:right w:val="nil"/>
          <w:between w:val="nil"/>
        </w:pBdr>
        <w:spacing w:after="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Renovar las redes de agua, desagüe y electricidad. El cableado eléctrico y de telecomunicaciones deberá instalarse subterráneamente, tras una evaluación de viabilidad, para reducir el impacto visual en las zonas patrimoniales.</w:t>
      </w:r>
    </w:p>
    <w:p w14:paraId="615660EC" w14:textId="77777777" w:rsidR="00537A02" w:rsidRPr="00D7714F" w:rsidRDefault="00537A02">
      <w:pPr>
        <w:numPr>
          <w:ilvl w:val="0"/>
          <w:numId w:val="38"/>
        </w:numPr>
        <w:pBdr>
          <w:top w:val="nil"/>
          <w:left w:val="nil"/>
          <w:bottom w:val="nil"/>
          <w:right w:val="nil"/>
          <w:between w:val="nil"/>
        </w:pBdr>
        <w:spacing w:before="240"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Directrices de ordenación respecto a Redes Urbanísticas Funcionales </w:t>
      </w:r>
    </w:p>
    <w:p w14:paraId="49D13AA4" w14:textId="77777777" w:rsidR="00537A02" w:rsidRPr="00D7714F" w:rsidRDefault="00537A02">
      <w:pPr>
        <w:numPr>
          <w:ilvl w:val="1"/>
          <w:numId w:val="1"/>
        </w:numPr>
        <w:pBdr>
          <w:top w:val="nil"/>
          <w:left w:val="nil"/>
          <w:bottom w:val="nil"/>
          <w:right w:val="nil"/>
          <w:between w:val="nil"/>
        </w:pBdr>
        <w:spacing w:after="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Patrimonio y paisaje</w:t>
      </w:r>
    </w:p>
    <w:p w14:paraId="7AC3778C" w14:textId="77777777" w:rsidR="00537A02" w:rsidRPr="00D7714F" w:rsidRDefault="00537A02" w:rsidP="00537A02">
      <w:pPr>
        <w:pBdr>
          <w:top w:val="nil"/>
          <w:left w:val="nil"/>
          <w:bottom w:val="nil"/>
          <w:right w:val="nil"/>
          <w:between w:val="nil"/>
        </w:pBdr>
        <w:spacing w:after="120" w:line="252" w:lineRule="auto"/>
        <w:ind w:left="56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Promover la interconexión entre las Zonas Monumentales (que incluyen el patrimonio histórico colonial y republicano) y el Patrimonio Arqueológico Prehispánico, con el fin de incrementar y diversificar la oferta cultural. Esta interconexión permitirá que estas áreas patrimoniales se conviertan en polos de atracción cultural, turística y educativa, potenciando el desarrollo sostenible del entorno urbano</w:t>
      </w:r>
    </w:p>
    <w:p w14:paraId="37CE2B1F" w14:textId="77777777" w:rsidR="00537A02" w:rsidRPr="00D7714F" w:rsidRDefault="00537A02">
      <w:pPr>
        <w:numPr>
          <w:ilvl w:val="1"/>
          <w:numId w:val="1"/>
        </w:numPr>
        <w:pBdr>
          <w:top w:val="nil"/>
          <w:left w:val="nil"/>
          <w:bottom w:val="nil"/>
          <w:right w:val="nil"/>
          <w:between w:val="nil"/>
        </w:pBdr>
        <w:spacing w:after="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Movilidad y Transporte</w:t>
      </w:r>
    </w:p>
    <w:p w14:paraId="7B592870" w14:textId="77777777" w:rsidR="00537A02" w:rsidRPr="00D7714F" w:rsidRDefault="00537A02" w:rsidP="00537A02">
      <w:pPr>
        <w:pBdr>
          <w:top w:val="nil"/>
          <w:left w:val="nil"/>
          <w:bottom w:val="nil"/>
          <w:right w:val="nil"/>
          <w:between w:val="nil"/>
        </w:pBdr>
        <w:spacing w:after="120" w:line="252" w:lineRule="auto"/>
        <w:ind w:left="56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Establecer una red de transporte articulada que asegure el acceso eficiente y sostenible tanto para residentes como para visitantes. Esta red deberá facilitar el desplazamiento dentro de las zonas patrimoniales y hacia otros puntos clave de la ciudad, priorizando modos de transporte que minimicen el impacto ambiental y mejoren la experiencia urbana en torno a las áreas patrimoniales.</w:t>
      </w:r>
    </w:p>
    <w:p w14:paraId="26714B46" w14:textId="77777777" w:rsidR="00537A02" w:rsidRPr="00D7714F" w:rsidRDefault="00537A02">
      <w:pPr>
        <w:pStyle w:val="Ttulo4"/>
        <w:numPr>
          <w:ilvl w:val="3"/>
          <w:numId w:val="2"/>
        </w:numPr>
      </w:pPr>
      <w:bookmarkStart w:id="81" w:name="_heading=h.sofatauip8g0" w:colFirst="0" w:colLast="0"/>
      <w:bookmarkEnd w:id="81"/>
      <w:r w:rsidRPr="00D7714F">
        <w:rPr>
          <w:sz w:val="26"/>
          <w:szCs w:val="26"/>
        </w:rPr>
        <w:t>Zona de Protección Ambiental (ZPA)</w:t>
      </w:r>
    </w:p>
    <w:p w14:paraId="63617633"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Definición </w:t>
      </w:r>
    </w:p>
    <w:p w14:paraId="2D005E1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zonas de Protección Ambiental (ZPA) son áreas que, por sus características ambientales y paisajísticas, deben ser protegidas y conservadas para evitar su degradación. Del mismo modo identifica áreas en proceso de degradación las cuales requieren la implementación de medidas de recuperación. En estas zonas, se restringe la ocupación y uso urbano del suelo.</w:t>
      </w:r>
    </w:p>
    <w:p w14:paraId="022670DA" w14:textId="77777777" w:rsidR="00537A02" w:rsidRPr="00D7714F" w:rsidRDefault="00537A02" w:rsidP="00537A02">
      <w:pPr>
        <w:rPr>
          <w:rFonts w:ascii="Swis721 LtCn BT" w:eastAsia="Swis721 LtCn BT" w:hAnsi="Swis721 LtCn BT" w:cs="Swis721 LtCn BT"/>
        </w:rPr>
      </w:pPr>
      <w:r w:rsidRPr="00D7714F">
        <w:rPr>
          <w:rFonts w:ascii="Swis721 LtCn BT" w:eastAsia="Swis721 LtCn BT" w:hAnsi="Swis721 LtCn BT" w:cs="Swis721 LtCn BT"/>
        </w:rPr>
        <w:t>Tipos de Zona de Protección Ambiental (ZPA)</w:t>
      </w:r>
    </w:p>
    <w:p w14:paraId="17C3FC2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Dentro del ámbito de intervención del PDU Anta, las zonas de Protección Ambiental se clasifican de la siguiente manera:</w:t>
      </w:r>
    </w:p>
    <w:p w14:paraId="54ADAE1A" w14:textId="77777777" w:rsidR="00537A02" w:rsidRPr="00D7714F" w:rsidRDefault="00537A02">
      <w:pPr>
        <w:numPr>
          <w:ilvl w:val="0"/>
          <w:numId w:val="8"/>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Protección Ambiental por Recursos Hídricos (ZPA-RH)</w:t>
      </w:r>
      <w:sdt>
        <w:sdtPr>
          <w:tag w:val="goog_rdk_216"/>
          <w:id w:val="226427632"/>
        </w:sdtPr>
        <w:sdtContent/>
      </w:sdt>
    </w:p>
    <w:p w14:paraId="25FCF9EF" w14:textId="77777777" w:rsidR="00537A02" w:rsidRPr="00D7714F" w:rsidRDefault="00537A02">
      <w:pPr>
        <w:numPr>
          <w:ilvl w:val="0"/>
          <w:numId w:val="8"/>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Protección Ambiental por Conservación Ecológica (ZPA-CE)</w:t>
      </w:r>
    </w:p>
    <w:p w14:paraId="750CFB2C" w14:textId="77777777" w:rsidR="00537A02" w:rsidRPr="00D7714F" w:rsidRDefault="00537A02">
      <w:pPr>
        <w:numPr>
          <w:ilvl w:val="0"/>
          <w:numId w:val="8"/>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Protección Ambiental por Intervención Especial y Recuperación de Ecosistemas (ZPA-IERE)</w:t>
      </w:r>
    </w:p>
    <w:p w14:paraId="0E0CAD6A"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bookmarkStart w:id="82" w:name="_heading=h.h1ajkaxxdv8a" w:colFirst="0" w:colLast="0"/>
      <w:bookmarkEnd w:id="82"/>
      <w:r w:rsidRPr="00D7714F">
        <w:rPr>
          <w:rFonts w:ascii="Swis721 LtCn BT" w:eastAsia="Swis721 LtCn BT" w:hAnsi="Swis721 LtCn BT" w:cs="Swis721 LtCn BT"/>
          <w:b/>
          <w:bCs/>
          <w:color w:val="000000"/>
        </w:rPr>
        <w:t>Zona de Protección Ambiental por Recursos Hídricos (ZPA-RH)</w:t>
      </w:r>
    </w:p>
    <w:p w14:paraId="17657AAD" w14:textId="77777777" w:rsidR="00537A02" w:rsidRPr="00E34359"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E34359">
        <w:rPr>
          <w:rFonts w:ascii="Swis721 LtCn BT" w:eastAsia="Swis721 LtCn BT" w:hAnsi="Swis721 LtCn BT" w:cs="Swis721 LtCn BT"/>
          <w:color w:val="000000"/>
        </w:rPr>
        <w:t>Esta categoría comprende los ríos, riachuelos y demás cuerpos de agua, así como los espacios inmediatos asociados a estos y a los ecosistemas vinculados, que conforman la red hidrográfica y cumplen funciones esenciales en la regulación del ciclo hidrológico del territorio. En estas áreas se prohíbe la ocupación urbana y el uso urbano del suelo.</w:t>
      </w:r>
    </w:p>
    <w:p w14:paraId="2B1FF70C" w14:textId="77777777" w:rsidR="00537A02" w:rsidRPr="00E34359"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45543AE" w14:textId="77777777" w:rsidR="00537A02" w:rsidRPr="00E34359"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E34359">
        <w:rPr>
          <w:rFonts w:ascii="Swis721 LtCn BT" w:eastAsia="Swis721 LtCn BT" w:hAnsi="Swis721 LtCn BT" w:cs="Swis721 LtCn BT"/>
          <w:color w:val="000000"/>
        </w:rPr>
        <w:t>La ZPA-RH se complementa con la zona de protección correspondiente a la faja marginal, en aquellos cuerpos de agua que cuenten con resolución de delimitación aprobada por la Autoridad Nacional del Agua (ANA).</w:t>
      </w:r>
    </w:p>
    <w:p w14:paraId="56122627"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E34359">
        <w:rPr>
          <w:rFonts w:ascii="Swis721 LtCn BT" w:eastAsia="Swis721 LtCn BT" w:hAnsi="Swis721 LtCn BT" w:cs="Swis721 LtCn BT"/>
          <w:color w:val="000000"/>
        </w:rPr>
        <w:t>En los cursos o cuerpos de agua que no cuenten con faja marginal aprobada, los administrados deberán solicitar la opinión técnica de la Autoridad Nacional del Agua (ANA) para la determinación del ancho de la faja marginal, de conformidad con la Ley de Recursos Hídricos y su normativa complementaria.</w:t>
      </w:r>
    </w:p>
    <w:p w14:paraId="114E8C00"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Del uso de las Zonas de Protección de Recursos Hídricos (ZPRH):</w:t>
      </w:r>
    </w:p>
    <w:p w14:paraId="0D5D89B6" w14:textId="77777777" w:rsidR="00537A02" w:rsidRPr="00D7714F" w:rsidRDefault="00537A02">
      <w:pPr>
        <w:numPr>
          <w:ilvl w:val="0"/>
          <w:numId w:val="4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ejecución de acciones para el establecimiento de defensas ribereñas y la limpieza de los cursos de agua.</w:t>
      </w:r>
    </w:p>
    <w:p w14:paraId="5878B6F3" w14:textId="77777777" w:rsidR="00537A02" w:rsidRPr="00D7714F" w:rsidRDefault="00537A02">
      <w:pPr>
        <w:numPr>
          <w:ilvl w:val="0"/>
          <w:numId w:val="4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implementación de proyectos de forestación y reforestación, orientados a la ampliación de la cobertura vegetal. (Anexo 1)</w:t>
      </w:r>
    </w:p>
    <w:p w14:paraId="2A0F6C15" w14:textId="77777777" w:rsidR="00537A02" w:rsidRPr="00D7714F" w:rsidRDefault="00537A02">
      <w:pPr>
        <w:numPr>
          <w:ilvl w:val="0"/>
          <w:numId w:val="4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el desarrollar actividades para la monumentación de los hitos que conforman los límites de las fajas marginales establecidas en las resoluciones RA. N° 038-2010-ANA/ALA-CUSCO, RD. N° 0617-2023-ANA-AAA.UV, RD. N° 369-2016-ANA/AAA XII.UV, y RA. N° 136-2007-GR-C/DRA-C/ATDR-CUSCO.</w:t>
      </w:r>
    </w:p>
    <w:p w14:paraId="2CB2395F" w14:textId="77777777" w:rsidR="00537A02" w:rsidRPr="00D7714F" w:rsidRDefault="00537A02">
      <w:pPr>
        <w:numPr>
          <w:ilvl w:val="0"/>
          <w:numId w:val="4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implementación de proyectos que contemplen la construcción de infraestructura para la recreación pasiva para la integración en la red de espacios a la red de espacios públicos.</w:t>
      </w:r>
    </w:p>
    <w:p w14:paraId="4C4FBFE3" w14:textId="77777777" w:rsidR="00537A02" w:rsidRDefault="00537A02">
      <w:pPr>
        <w:numPr>
          <w:ilvl w:val="0"/>
          <w:numId w:val="4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los espacios de la ZPRH que no cuenten con resolución de faja marginal aprobada y que colinden con vías existentes o proyectadas, el espacio definido en la ZPRH permitirá el uso compartido del área de protección y la sección vial, asegurando la implantación de proyectos de integración paisajísticos e instalación cobertura vegetal de forma obligatoria dentro de los dos metros inmediatos al límite superior del curso de agua.</w:t>
      </w:r>
    </w:p>
    <w:p w14:paraId="2A814128"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3BAD5F4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52C9557"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lastRenderedPageBreak/>
        <w:t>Zona de Protección Ambiental por Conservación Ecológica (ZPA-CE)</w:t>
      </w:r>
    </w:p>
    <w:p w14:paraId="1A69D1B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Dentro de esta categoría se incluyen, los espacios cubiertos por cobertura vegetal arbórea (masas boscosas) y los espacios circundantes a los cuerpos de las lagunas de Huaypo y Lucre - Ayacán. En estos espacios, se prohíbe la ocupación y uso urbano del suelo, orientándolos a la preservación de sus características naturales y los servicios ecosistémicos.</w:t>
      </w:r>
    </w:p>
    <w:p w14:paraId="689F52A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Su objetivo es mantener la calidad ambiental y el equilibrio ecológico, estableciéndose como elementos clave para regular la expansión urbana, promoviendo un desarrollo sostenible y evitando la degradación de los recursos naturales y los servicios ecosistémicos. </w:t>
      </w:r>
    </w:p>
    <w:p w14:paraId="43322C67"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Del uso de las Zonas de Protección Ambiental por Conservación Ecológica (ZPA-CE): </w:t>
      </w:r>
    </w:p>
    <w:p w14:paraId="76DE488D" w14:textId="77777777" w:rsidR="00537A02" w:rsidRPr="00D7714F" w:rsidRDefault="00537A02">
      <w:pPr>
        <w:numPr>
          <w:ilvl w:val="0"/>
          <w:numId w:val="4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prohíbe el establecimiento de cualquier tipo de edificaciones con fines de uso residencial, comercial e industrial. </w:t>
      </w:r>
    </w:p>
    <w:p w14:paraId="489240F5" w14:textId="77777777" w:rsidR="00537A02" w:rsidRPr="00D7714F" w:rsidRDefault="00537A02">
      <w:pPr>
        <w:numPr>
          <w:ilvl w:val="0"/>
          <w:numId w:val="4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el uso de los espacios delimitados bajo esta categoría para el establecimiento de espacios destinados a la disposición final de residuos sólidos y materiales contaminantes.</w:t>
      </w:r>
    </w:p>
    <w:p w14:paraId="2DD2DB09" w14:textId="77777777" w:rsidR="00537A02" w:rsidRPr="00D7714F" w:rsidRDefault="00537A02">
      <w:pPr>
        <w:numPr>
          <w:ilvl w:val="0"/>
          <w:numId w:val="4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implementación de proyectos orientados al monitoreo de la calidad ambiental y comportamiento climático.</w:t>
      </w:r>
    </w:p>
    <w:p w14:paraId="0D29AE8E" w14:textId="77777777" w:rsidR="00537A02" w:rsidRPr="00D7714F" w:rsidRDefault="00537A02">
      <w:pPr>
        <w:numPr>
          <w:ilvl w:val="0"/>
          <w:numId w:val="4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implementación de proyectos de forestación y reforestación, orientados a la ampliación de la cobertura vegetal. (Anexo 1)</w:t>
      </w:r>
    </w:p>
    <w:p w14:paraId="131A3F9A" w14:textId="77777777" w:rsidR="00537A02" w:rsidRPr="00D7714F" w:rsidRDefault="00537A02">
      <w:pPr>
        <w:numPr>
          <w:ilvl w:val="0"/>
          <w:numId w:val="4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creación de circuitos de recreación pasiva de bajo impacto ambiental, con equipamientos como estaciones de descanso y señalización de senderos peatonales los cuales se integren en el paisaje.</w:t>
      </w:r>
    </w:p>
    <w:p w14:paraId="7106AB64" w14:textId="77777777" w:rsidR="00537A02" w:rsidRPr="00D7714F" w:rsidRDefault="00537A02">
      <w:pPr>
        <w:numPr>
          <w:ilvl w:val="0"/>
          <w:numId w:val="4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permite la implementación de infraestructura de saneamiento básico, como plantas de tratamiento y almacenamiento de aguas para uso poblacional y agrícola; asimismo, la instalación de la infraestructura </w:t>
      </w:r>
      <w:r w:rsidRPr="00D7714F">
        <w:rPr>
          <w:rFonts w:ascii="Swis721 LtCn BT" w:eastAsia="Swis721 LtCn BT" w:hAnsi="Swis721 LtCn BT" w:cs="Swis721 LtCn BT"/>
          <w:color w:val="000000"/>
        </w:rPr>
        <w:t>complementaria para la distribución del recurso como líneas de conducción, abducción y canales de rego. La implementación de estos proyectos deberá contar con el correspondiente instrumento de gestión ambiental.</w:t>
      </w:r>
    </w:p>
    <w:p w14:paraId="27EA213A"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Protección Ambiental por Intervención Especial y Recuperación de Ecosistemas (ZPA-IERE)</w:t>
      </w:r>
    </w:p>
    <w:p w14:paraId="5C09785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califican bajo esta categoría espacios en los cuales se evidencia la modificación de la cobertura vegetal (tala de árboles) y los espacios con escasa o dispersa cobertura vegetal. En estos espacios se requiere de programas de tratamiento especial (forestación y reforestación) para su recuperación. En estos espacios, se prohíbe la ocupación y uso urbano del suelo.</w:t>
      </w:r>
    </w:p>
    <w:p w14:paraId="7259E237"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Del uso de las zonas de Protección Ambiental por Intervención Especial y Recuperación de Ecosistemas:</w:t>
      </w:r>
    </w:p>
    <w:p w14:paraId="7D483E8E" w14:textId="77777777" w:rsidR="00537A02" w:rsidRPr="00D7714F" w:rsidRDefault="00537A02">
      <w:pPr>
        <w:numPr>
          <w:ilvl w:val="0"/>
          <w:numId w:val="43"/>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promoverá la instalación de plantaciones forestales orientados al aprovechamiento de recursos maderables y no maderables, y al mejoramiento del suelo y la aplicación de la cobertura vegetal; la estabilización de laderas, la recuperación de ecosistemas, el mantenimiento del régimen hídrico, el mejoramiento de hábitats para la fauna silvestre, la mitigación y la adaptación al cambio climático. (Anexo 1)</w:t>
      </w:r>
    </w:p>
    <w:p w14:paraId="5794C10D" w14:textId="77777777" w:rsidR="00537A02" w:rsidRPr="00D7714F" w:rsidRDefault="00537A02">
      <w:pPr>
        <w:numPr>
          <w:ilvl w:val="0"/>
          <w:numId w:val="43"/>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implementación de proyectos para la creación de circuitos de recreación pasiva de bajo impacto ambiental, con equipamientos como estaciones de descanso y señalización de senderos peatonales los cuales se integren en el paisaje.</w:t>
      </w:r>
    </w:p>
    <w:p w14:paraId="00BEE61F"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Del uso de las Zonas de Protección Ambiental por Conservación Ecológica (ZPA-CE) y Zona de Protección Ambiental por Intervención Especial y Recuperación de Ecosistemas (ZPA-IERE) para proyectos de gran impacto y establecimiento del sistema vial</w:t>
      </w:r>
    </w:p>
    <w:p w14:paraId="368ED0EF" w14:textId="77777777" w:rsidR="00537A02" w:rsidRPr="00D7714F" w:rsidRDefault="00537A02">
      <w:pPr>
        <w:numPr>
          <w:ilvl w:val="0"/>
          <w:numId w:val="44"/>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cambio de uso de estas zonas deberá contar con la autorización de la autoridad regional forestal y de fauna silvestre.</w:t>
      </w:r>
    </w:p>
    <w:p w14:paraId="1FF237F8" w14:textId="77777777" w:rsidR="00537A02" w:rsidRPr="00D7714F" w:rsidRDefault="00537A02">
      <w:pPr>
        <w:numPr>
          <w:ilvl w:val="0"/>
          <w:numId w:val="44"/>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Los proyectos viales para implementarse deberán contar con un instrumento de gestión ambiental adecuado a la magnitud del mismo, que garantice la prevención de impactos negativos sobre el ambiente, conforme a la normativa ambiental vigente.</w:t>
      </w:r>
    </w:p>
    <w:p w14:paraId="2A59ED8D"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b/>
          <w:bCs/>
          <w:color w:val="000000"/>
        </w:rPr>
        <w:t xml:space="preserve">De la instalación de cementerios en las Zonas de Protección Ambiental </w:t>
      </w:r>
    </w:p>
    <w:p w14:paraId="56FB0680" w14:textId="77777777" w:rsidR="00537A02" w:rsidRPr="00D7714F" w:rsidRDefault="00537A02" w:rsidP="00537A02">
      <w:pPr>
        <w:pBdr>
          <w:top w:val="nil"/>
          <w:left w:val="nil"/>
          <w:bottom w:val="nil"/>
          <w:right w:val="nil"/>
          <w:between w:val="nil"/>
        </w:pBdr>
        <w:spacing w:after="120" w:line="252" w:lineRule="auto"/>
        <w:ind w:left="360"/>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permitirá la construcción de cementerios, tomando en consideración las siguientes condiciones:</w:t>
      </w:r>
    </w:p>
    <w:p w14:paraId="773532E4" w14:textId="77777777" w:rsidR="00537A02" w:rsidRPr="00D7714F" w:rsidRDefault="00537A02">
      <w:pPr>
        <w:numPr>
          <w:ilvl w:val="0"/>
          <w:numId w:val="45"/>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Priorizar áreas con escasa cobertura vegetal o pastizales, evitando la remoción de plantaciones arbóreas. De ser necesaria la tala de árboles, se deberá contemplar medidas para la compensación los árboles afectados en otras zonas.</w:t>
      </w:r>
    </w:p>
    <w:p w14:paraId="4EEE3F3A" w14:textId="77777777" w:rsidR="00537A02" w:rsidRPr="00D7714F" w:rsidRDefault="00537A02">
      <w:pPr>
        <w:numPr>
          <w:ilvl w:val="0"/>
          <w:numId w:val="45"/>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cementerios deben ajustarse a la tipología de "Cementerios Mixtos", conforme al artículo 24 del Reglamento de la Ley N° 26298. Estos cementerios deben contar con áreas verdes y arboladas, y al menos el 50% de su superficie destinada a tumbas subterráneas.</w:t>
      </w:r>
    </w:p>
    <w:p w14:paraId="24FC6B37" w14:textId="77777777" w:rsidR="00537A02" w:rsidRPr="00D7714F" w:rsidRDefault="00537A02">
      <w:pPr>
        <w:numPr>
          <w:ilvl w:val="0"/>
          <w:numId w:val="45"/>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altura edificatoria de las sepulturas no deberá exceder los 2.4 metros lineales.</w:t>
      </w:r>
    </w:p>
    <w:p w14:paraId="02A9D9FA"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 la Compatibilidad de Uso Turístico y Recreativo en la Laguna de Huaypo</w:t>
      </w:r>
    </w:p>
    <w:p w14:paraId="491BF9C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establecen los lineamientos para el uso turístico y recreativo dentro de la zona de protección y conservación ecológica delimitada por la faja marginal de la Laguna de Huaypo y el límite físico establecido por la carretera Izcuchaca-Cruz pata, la carretera que conduce al sector de Agua Dulce y la carretera rural ubicada en la margen derecha de la laguna de Huaypo.</w:t>
      </w:r>
    </w:p>
    <w:p w14:paraId="514921DA" w14:textId="77777777" w:rsidR="00537A02" w:rsidRPr="00D7714F" w:rsidRDefault="00537A02">
      <w:pPr>
        <w:numPr>
          <w:ilvl w:val="0"/>
          <w:numId w:val="9"/>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No se permite los tramites de subdivisión de los lotes agrícolas.</w:t>
      </w:r>
    </w:p>
    <w:p w14:paraId="7DA496A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 la instalación de módulos temporales destinados al desarrollo de actividades turísticas y recreativas transitorias, siempre que cumplan con las siguientes condiciones.</w:t>
      </w:r>
    </w:p>
    <w:p w14:paraId="2E33E161" w14:textId="77777777" w:rsidR="00537A02" w:rsidRPr="00D7714F" w:rsidRDefault="00537A02">
      <w:pPr>
        <w:numPr>
          <w:ilvl w:val="0"/>
          <w:numId w:val="9"/>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superficie cubierta total de los módulos no deberá superar el 10% del área del lote.</w:t>
      </w:r>
    </w:p>
    <w:p w14:paraId="175A0AF3" w14:textId="77777777" w:rsidR="00537A02" w:rsidRPr="00D7714F" w:rsidRDefault="00537A02">
      <w:pPr>
        <w:numPr>
          <w:ilvl w:val="0"/>
          <w:numId w:val="9"/>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Cada módulo no podrá exceder un área de 25.00 m² ni una altura superior a 3.00 metros. Además, la distancia entre módulos dentro de un mismo lote no deberá ser menor a 5 metros lineales.</w:t>
      </w:r>
    </w:p>
    <w:p w14:paraId="7462D568" w14:textId="77777777" w:rsidR="00537A02" w:rsidRPr="00D7714F" w:rsidRDefault="00537A02">
      <w:pPr>
        <w:numPr>
          <w:ilvl w:val="0"/>
          <w:numId w:val="9"/>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materiales de los módulos deberán integrarse armónicamente con el paisaje.</w:t>
      </w:r>
    </w:p>
    <w:p w14:paraId="0EA1DB6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 los permisos complementarios necesarios:</w:t>
      </w:r>
    </w:p>
    <w:p w14:paraId="726B22E2" w14:textId="77777777" w:rsidR="00537A02" w:rsidRPr="00D7714F" w:rsidRDefault="00537A02">
      <w:pPr>
        <w:numPr>
          <w:ilvl w:val="0"/>
          <w:numId w:val="9"/>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proyectos turísticos y recreativos deberán contar con la opinión favorable de un instrumento de gestión ambiental, emitido por la Gerencia de Gestión Ambiental de la Municipalidad Provincial de Anta y del Gobierno Regional.</w:t>
      </w:r>
    </w:p>
    <w:p w14:paraId="13262CD8" w14:textId="77777777" w:rsidR="00537A02" w:rsidRPr="00D7714F" w:rsidRDefault="00537A02">
      <w:pPr>
        <w:numPr>
          <w:ilvl w:val="0"/>
          <w:numId w:val="9"/>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implementación de equipamiento de para el aprovechamiento recreativo del espejo de agua de la laguna de Huaypo - Muelles deberá contar con opinión favorable de las instituciones competentes como la Dirección General de Capitanías y Guardacostas - DICAPI y la Autoridad Nacional del Agua – ANA.</w:t>
      </w:r>
    </w:p>
    <w:p w14:paraId="3A930DF2"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Del aprovechamiento de recursos minerales no metálicos</w:t>
      </w:r>
    </w:p>
    <w:p w14:paraId="368ACE96"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Zonas de Protección Ambiental por Conservación Ecológica y Zona de Protección Ambiental por Intervención Especial y Recuperación de Ecosistemas reconocen los derechos de uso del suelo otorgados para el desarrollo de minería no metálica vigentes. Sin embargo, la categorización como zonas de protección ambiental de los espacios con derechos mineros establece la necesidad de contar con instrumentos de gestión ambiental que orienten las actividades de exploración minera, planes de cierre, remediación y, de ser necesario, compensación ambiental, en concordancia con  la Ley General del Ambiente (Ley N° 28611), la Ley General de Minería (D.S. N° 014-92-EM, Título XV - Medio Ambiente) y la Ley N° 31347 que regula el cierre de minas (Artículo 11 - Garantía Ambiental).</w:t>
      </w:r>
    </w:p>
    <w:p w14:paraId="062429E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34679154" w14:textId="77777777" w:rsidR="00537A02" w:rsidRPr="00D7714F" w:rsidRDefault="00537A02">
      <w:pPr>
        <w:pStyle w:val="Ttulo4"/>
        <w:numPr>
          <w:ilvl w:val="3"/>
          <w:numId w:val="2"/>
        </w:numPr>
      </w:pPr>
      <w:bookmarkStart w:id="83" w:name="_heading=h.uf3kjiklr3ts" w:colFirst="0" w:colLast="0"/>
      <w:bookmarkEnd w:id="83"/>
      <w:r w:rsidRPr="00D7714F">
        <w:lastRenderedPageBreak/>
        <w:t>Zona de Reglamentación Especial (ZRE)</w:t>
      </w:r>
    </w:p>
    <w:p w14:paraId="043F0F46"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 de la Zona de Reglamentación Especial (ZRE)</w:t>
      </w:r>
    </w:p>
    <w:p w14:paraId="0239960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Reglamentación Especial (ZRE) es el área ubicada en suelo urbano y suelo de protección con o sin construcción, que poseen características particulares de orden físico, ambiental, social o económico que son desarrolladas urbanísticamente con parámetros, restricciones y usos permitidos específicas o mediante un plan específico (PE) de ser el caso y/o Plan Maestro para el caso de las áreas con valores históricos culturales.</w:t>
      </w:r>
    </w:p>
    <w:p w14:paraId="763E04E0" w14:textId="77777777" w:rsidR="00537A02" w:rsidRPr="00D7714F" w:rsidRDefault="00537A02">
      <w:pPr>
        <w:numPr>
          <w:ilvl w:val="1"/>
          <w:numId w:val="35"/>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Objetivo de la ZRE</w:t>
      </w:r>
    </w:p>
    <w:p w14:paraId="444E004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zonas de reglamentación especial tienen como objetivo proteger y preservar áreas con características únicas o especiales, como zonas históricas, patrimoniales, ambientales o de alto valor paisajístico. Estas zonas buscan:</w:t>
      </w:r>
    </w:p>
    <w:p w14:paraId="7F6CD0B2" w14:textId="77777777" w:rsidR="00537A02" w:rsidRPr="00D7714F" w:rsidRDefault="00537A02">
      <w:pPr>
        <w:numPr>
          <w:ilvl w:val="0"/>
          <w:numId w:val="10"/>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Preservar la identidad cultural y patrimonial de la zona.</w:t>
      </w:r>
    </w:p>
    <w:p w14:paraId="0C8F2C03" w14:textId="77777777" w:rsidR="00537A02" w:rsidRPr="00D7714F" w:rsidRDefault="00537A02">
      <w:pPr>
        <w:numPr>
          <w:ilvl w:val="0"/>
          <w:numId w:val="10"/>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Proteger el medio ambiente y los recursos naturales.</w:t>
      </w:r>
    </w:p>
    <w:p w14:paraId="6B981F91" w14:textId="77777777" w:rsidR="00537A02" w:rsidRPr="00D7714F" w:rsidRDefault="00537A02">
      <w:pPr>
        <w:numPr>
          <w:ilvl w:val="0"/>
          <w:numId w:val="10"/>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Regular el uso del suelo y la edificación para evitar impactos negativos.</w:t>
      </w:r>
    </w:p>
    <w:p w14:paraId="45FFEB85" w14:textId="77777777" w:rsidR="00537A02" w:rsidRPr="00D7714F" w:rsidRDefault="00537A02">
      <w:pPr>
        <w:numPr>
          <w:ilvl w:val="0"/>
          <w:numId w:val="10"/>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Promover el desarrollo sostenible y la calidad de vida de los habitantes.</w:t>
      </w:r>
    </w:p>
    <w:p w14:paraId="05FB3240" w14:textId="77777777" w:rsidR="00537A02" w:rsidRPr="00D7714F" w:rsidRDefault="00537A02">
      <w:pPr>
        <w:numPr>
          <w:ilvl w:val="1"/>
          <w:numId w:val="35"/>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Tipos de ZRE</w:t>
      </w:r>
    </w:p>
    <w:p w14:paraId="10C3681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Dentro del PDU Anta se ha identificado seis tipos de zonas de reglamentación especial.</w:t>
      </w:r>
    </w:p>
    <w:p w14:paraId="337C0B19" w14:textId="77777777" w:rsidR="00537A02" w:rsidRPr="00D7714F" w:rsidRDefault="00537A02">
      <w:pPr>
        <w:numPr>
          <w:ilvl w:val="0"/>
          <w:numId w:val="11"/>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Reglamentación Especial No Urbanizable por peligro alto y muy alto. (ZRE-NU-P)</w:t>
      </w:r>
    </w:p>
    <w:p w14:paraId="38C29D64" w14:textId="77777777" w:rsidR="00537A02" w:rsidRPr="00D7714F" w:rsidRDefault="00537A02">
      <w:pPr>
        <w:numPr>
          <w:ilvl w:val="0"/>
          <w:numId w:val="11"/>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Reglamentación Especial No Urbanizable por riesgo eléctrico (ZRE-NU-RE)</w:t>
      </w:r>
    </w:p>
    <w:p w14:paraId="1D1CE0F8" w14:textId="77777777" w:rsidR="00537A02" w:rsidRPr="00D7714F" w:rsidRDefault="00537A02">
      <w:pPr>
        <w:numPr>
          <w:ilvl w:val="0"/>
          <w:numId w:val="11"/>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Reglamentación Especial por peligro muy alto por sismicidad. (ZRE-PMA-S)</w:t>
      </w:r>
    </w:p>
    <w:p w14:paraId="77EF4330" w14:textId="77777777" w:rsidR="00537A02" w:rsidRPr="00D7714F" w:rsidRDefault="00537A02">
      <w:pPr>
        <w:numPr>
          <w:ilvl w:val="0"/>
          <w:numId w:val="11"/>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Reglamentación Especial por Protección Ambiental Calpitocasa (ZRE-PA-C)</w:t>
      </w:r>
    </w:p>
    <w:p w14:paraId="30F17203" w14:textId="77777777" w:rsidR="00537A02" w:rsidRPr="00D7714F" w:rsidRDefault="00537A02">
      <w:pPr>
        <w:numPr>
          <w:ilvl w:val="0"/>
          <w:numId w:val="11"/>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Reglamentación Especial por Protección Ambiental Humedal Yungaqui – Inquilpata (ZRE-PA-HYI)</w:t>
      </w:r>
    </w:p>
    <w:p w14:paraId="39AFB462" w14:textId="77777777" w:rsidR="00537A02" w:rsidRPr="00D7714F" w:rsidRDefault="00537A02">
      <w:pPr>
        <w:numPr>
          <w:ilvl w:val="0"/>
          <w:numId w:val="11"/>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Zona de Reglamentación especial por valores históricos culturales – Centro Histórico (ZRE-VHC-CH)</w:t>
      </w:r>
    </w:p>
    <w:p w14:paraId="24A7DE88" w14:textId="77777777" w:rsidR="00537A02" w:rsidRPr="00D7714F" w:rsidRDefault="00537A02">
      <w:pPr>
        <w:numPr>
          <w:ilvl w:val="1"/>
          <w:numId w:val="35"/>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Correspondencia de las ZRE</w:t>
      </w:r>
    </w:p>
    <w:p w14:paraId="5710D375" w14:textId="77777777" w:rsidR="00537A02" w:rsidRPr="00D7714F" w:rsidRDefault="00537A02">
      <w:pPr>
        <w:numPr>
          <w:ilvl w:val="0"/>
          <w:numId w:val="12"/>
        </w:numPr>
        <w:pBdr>
          <w:top w:val="nil"/>
          <w:left w:val="nil"/>
          <w:bottom w:val="nil"/>
          <w:right w:val="nil"/>
          <w:between w:val="nil"/>
        </w:pBdr>
        <w:spacing w:after="120" w:line="252" w:lineRule="auto"/>
        <w:ind w:left="56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 Zona de Reglamentación Especial por peligro muy alto por sismicidad. (ZRE-PMA-S), la Zona de Reglamentación Especial por Protección Ambiental Callpitocasa (ZRE-PA-C) y la Zona de Reglamentación Especial por Protección Ambiental Humedal Yungaqui – Inquilpata (ZRE-PA-HYI) conlleva a desarrollar PLANES ESPECÍFICOS.</w:t>
      </w:r>
    </w:p>
    <w:p w14:paraId="3B8D175B" w14:textId="77777777" w:rsidR="00537A02" w:rsidRPr="00D7714F" w:rsidRDefault="00537A02">
      <w:pPr>
        <w:numPr>
          <w:ilvl w:val="0"/>
          <w:numId w:val="12"/>
        </w:numPr>
        <w:pBdr>
          <w:top w:val="nil"/>
          <w:left w:val="nil"/>
          <w:bottom w:val="nil"/>
          <w:right w:val="nil"/>
          <w:between w:val="nil"/>
        </w:pBdr>
        <w:spacing w:after="120" w:line="252" w:lineRule="auto"/>
        <w:ind w:left="56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Para la Zona de Reglamentación especial por valores históricos culturales – Centro Histórico (ZRE-VHC-CH) conlleva a desarrollar un PLAN MAESTRO, sin embargo, quedarán vigentes los parámetros urbanísticos y edificatorios estipulado mediante Ordenanza Municipal N° 017–2010-MPA-A/SG hasta la elaboración del PLAN MAESTRO. </w:t>
      </w:r>
    </w:p>
    <w:p w14:paraId="2EC5CE75" w14:textId="77777777" w:rsidR="00537A02" w:rsidRPr="00D7714F" w:rsidRDefault="00537A02">
      <w:pPr>
        <w:numPr>
          <w:ilvl w:val="0"/>
          <w:numId w:val="12"/>
        </w:numPr>
        <w:pBdr>
          <w:top w:val="nil"/>
          <w:left w:val="nil"/>
          <w:bottom w:val="nil"/>
          <w:right w:val="nil"/>
          <w:between w:val="nil"/>
        </w:pBdr>
        <w:spacing w:after="120" w:line="252" w:lineRule="auto"/>
        <w:ind w:left="567"/>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las Zona de Reglamentación Especial No Urbanizable por Peligro Alto y Muy Alto. (ZRE-NU-P) y la Zona De Reglamentación Especial No Urbanizable riesgo eléctrico (ZRE-NU-RE) se establecen las prohibiciones y usos permitidos sobre estas zonas.</w:t>
      </w:r>
    </w:p>
    <w:p w14:paraId="758E3485"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bookmarkStart w:id="84" w:name="_heading=h.oxfwal6vxzl3" w:colFirst="0" w:colLast="0"/>
      <w:bookmarkEnd w:id="84"/>
      <w:r w:rsidRPr="00D7714F">
        <w:rPr>
          <w:rFonts w:ascii="Swis721 LtCn BT" w:eastAsia="Swis721 LtCn BT" w:hAnsi="Swis721 LtCn BT" w:cs="Swis721 LtCn BT"/>
          <w:b/>
          <w:bCs/>
          <w:color w:val="000000"/>
        </w:rPr>
        <w:t>Zona de Reglamentación Especial No Urbanizable por peligro alto y muy alto. (ZRE-NU-P)</w:t>
      </w:r>
    </w:p>
    <w:p w14:paraId="6B81C03C"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zonas corresponden a aquellas áreas con peligro muy alto y alto que no pueden ser ocupadas debido a las características físicas del territorio como la geología, geomorfología, pendientes y otros. Son áreas que presentan alta susceptibilidad ante la ocurrencia de un peligro potencial por movimientos en masa, inundación y sismo, que generaría riesgos muy graves para el asentamiento urbano.</w:t>
      </w:r>
    </w:p>
    <w:p w14:paraId="6BB8A99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En la zona de reglamentación especial no urbanizable por peligro alto y muy alto (ZRE-NU-P) se establecerán restricciones y usos permitidos, sin necesidad de elaborar un plan específico.</w:t>
      </w:r>
    </w:p>
    <w:p w14:paraId="264FFAE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Se clasifica como ZRE-NU-P algunos predios de los siguientes sectores: Centro </w:t>
      </w:r>
      <w:sdt>
        <w:sdtPr>
          <w:tag w:val="goog_rdk_218"/>
          <w:id w:val="-1025538341"/>
        </w:sdtPr>
        <w:sdtContent>
          <w:del w:id="85" w:author="Paul Efren Santos Andrade" w:date="2025-07-29T22:04:00Z">
            <w:r w:rsidRPr="00D7714F">
              <w:rPr>
                <w:rFonts w:ascii="Swis721 LtCn BT" w:eastAsia="Swis721 LtCn BT" w:hAnsi="Swis721 LtCn BT" w:cs="Swis721 LtCn BT"/>
                <w:color w:val="000000"/>
              </w:rPr>
              <w:delText>Cconchacalla</w:delText>
            </w:r>
          </w:del>
        </w:sdtContent>
      </w:sdt>
      <w:sdt>
        <w:sdtPr>
          <w:tag w:val="goog_rdk_219"/>
          <w:id w:val="-1784347570"/>
        </w:sdtPr>
        <w:sdtContent>
          <w:ins w:id="86" w:author="Paul Efren Santos Andrade" w:date="2025-07-29T22:04:00Z">
            <w:r w:rsidRPr="00D7714F">
              <w:rPr>
                <w:rFonts w:ascii="Swis721 LtCn BT" w:eastAsia="Swis721 LtCn BT" w:hAnsi="Swis721 LtCn BT" w:cs="Swis721 LtCn BT"/>
                <w:color w:val="000000"/>
              </w:rPr>
              <w:t>C</w:t>
            </w:r>
          </w:ins>
          <w:r w:rsidRPr="00D7714F">
            <w:rPr>
              <w:rFonts w:ascii="Swis721 LtCn BT" w:eastAsia="Swis721 LtCn BT" w:hAnsi="Swis721 LtCn BT" w:cs="Swis721 LtCn BT"/>
              <w:color w:val="000000"/>
            </w:rPr>
            <w:t>c</w:t>
          </w:r>
          <w:ins w:id="87" w:author="Paul Efren Santos Andrade" w:date="2025-07-29T22:04:00Z">
            <w:r w:rsidRPr="00D7714F">
              <w:rPr>
                <w:rFonts w:ascii="Swis721 LtCn BT" w:eastAsia="Swis721 LtCn BT" w:hAnsi="Swis721 LtCn BT" w:cs="Swis721 LtCn BT"/>
                <w:color w:val="000000"/>
              </w:rPr>
              <w:t>onchacalla</w:t>
            </w:r>
          </w:ins>
        </w:sdtContent>
      </w:sdt>
      <w:r w:rsidRPr="00D7714F">
        <w:rPr>
          <w:rFonts w:ascii="Swis721 LtCn BT" w:eastAsia="Swis721 LtCn BT" w:hAnsi="Swis721 LtCn BT" w:cs="Swis721 LtCn BT"/>
          <w:color w:val="000000"/>
        </w:rPr>
        <w:t>, Huaynapata, La Granja, Yungaqui Chico, Pacca, Inquilpata,  Marquesbamba, Haparquilla, Huachanccay, Agustin Gamarra Pichoc, Ayarmaca, Nueva Anta, Anta Capital, Pachaquillay, Izcuchaca, Cerro Ppuchuorcco, Occoruro, Lluscanay, Chacacurqui, Chacan Lucre, Llaulliray, Acconhuaylla, Markjo, Kehuar, Ttantañay, Piñancay, Huerta, Chacan Chico, Pancarhuaylla, Chacan Santiago, Chillapucjio, Santa María, Rosaspampa, Compone, Ayllu Tumibamba, Villa Carmen, San Francisco, Yungaqui Grande, Masoccacca, Parque. del Carmen II Etapa., Villa La Union, Sol Naciente, Santa Rosa, Sangarara, Pichoc 22 de Junio, Siuna, Chacan Santa Ana.</w:t>
      </w:r>
    </w:p>
    <w:p w14:paraId="655A188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strike/>
          <w:color w:val="000000"/>
        </w:rPr>
      </w:pPr>
      <w:r w:rsidRPr="00D7714F">
        <w:rPr>
          <w:rFonts w:ascii="Swis721 LtCn BT" w:eastAsia="Swis721 LtCn BT" w:hAnsi="Swis721 LtCn BT" w:cs="Swis721 LtCn BT"/>
          <w:color w:val="000000"/>
        </w:rPr>
        <w:t>La Zona de Reglamentación Especial No Urbanizable por peligro alto y muy alto. (ZRE-NU-P) del presente PDU Anta están representados gráficamente en el Mapa Zonificación de los Usos de Suelos (MP-20).</w:t>
      </w:r>
    </w:p>
    <w:p w14:paraId="4C6D043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objetivo de la Zona de Reglamentación Especial No Urbanizable por peligro alto y muy alto (ZRE-NU-P) es:</w:t>
      </w:r>
    </w:p>
    <w:p w14:paraId="0D47526E" w14:textId="77777777" w:rsidR="00537A02" w:rsidRPr="00D7714F" w:rsidRDefault="00537A02">
      <w:pPr>
        <w:numPr>
          <w:ilvl w:val="0"/>
          <w:numId w:val="13"/>
        </w:numPr>
        <w:pBdr>
          <w:top w:val="nil"/>
          <w:left w:val="nil"/>
          <w:bottom w:val="nil"/>
          <w:right w:val="nil"/>
          <w:between w:val="nil"/>
        </w:pBdr>
        <w:spacing w:after="12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Proteger la vida y la integridad física de las personas que puedan verse afectadas por los riesgos naturales o antrópicos presentes en la zona.</w:t>
      </w:r>
    </w:p>
    <w:p w14:paraId="0431EC07" w14:textId="77777777" w:rsidR="00537A02" w:rsidRPr="00D7714F" w:rsidRDefault="00537A02">
      <w:pPr>
        <w:numPr>
          <w:ilvl w:val="0"/>
          <w:numId w:val="13"/>
        </w:numPr>
        <w:pBdr>
          <w:top w:val="nil"/>
          <w:left w:val="nil"/>
          <w:bottom w:val="nil"/>
          <w:right w:val="nil"/>
          <w:between w:val="nil"/>
        </w:pBdr>
        <w:spacing w:after="12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Prevenir y mitigar los daños a la propiedad y la infraestructura que puedan ocurrir debido a los riesgos mencionados.</w:t>
      </w:r>
    </w:p>
    <w:p w14:paraId="0A388683" w14:textId="77777777" w:rsidR="00537A02" w:rsidRPr="00D7714F" w:rsidRDefault="00537A02">
      <w:pPr>
        <w:numPr>
          <w:ilvl w:val="0"/>
          <w:numId w:val="13"/>
        </w:numPr>
        <w:pBdr>
          <w:top w:val="nil"/>
          <w:left w:val="nil"/>
          <w:bottom w:val="nil"/>
          <w:right w:val="nil"/>
          <w:between w:val="nil"/>
        </w:pBdr>
        <w:spacing w:after="12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Conservar y proteger el medio ambiente y los ecosistemas presentes en la zona, evitando la degradación y la pérdida de biodiversidad.</w:t>
      </w:r>
    </w:p>
    <w:p w14:paraId="358D0B62" w14:textId="77777777" w:rsidR="00537A02" w:rsidRPr="00D7714F" w:rsidRDefault="00537A02">
      <w:pPr>
        <w:numPr>
          <w:ilvl w:val="0"/>
          <w:numId w:val="13"/>
        </w:numPr>
        <w:pBdr>
          <w:top w:val="nil"/>
          <w:left w:val="nil"/>
          <w:bottom w:val="nil"/>
          <w:right w:val="nil"/>
          <w:between w:val="nil"/>
        </w:pBdr>
        <w:spacing w:after="12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Regular y controlar el uso del suelo en la zona, evitando la construcción de edificaciones e infraestructuras que puedan aumentar el riesgo para las personas y el medio ambiente.</w:t>
      </w:r>
    </w:p>
    <w:p w14:paraId="7EFA867D" w14:textId="77777777" w:rsidR="00537A02" w:rsidRPr="00D7714F" w:rsidRDefault="00537A02">
      <w:pPr>
        <w:numPr>
          <w:ilvl w:val="0"/>
          <w:numId w:val="13"/>
        </w:numPr>
        <w:pBdr>
          <w:top w:val="nil"/>
          <w:left w:val="nil"/>
          <w:bottom w:val="nil"/>
          <w:right w:val="nil"/>
          <w:between w:val="nil"/>
        </w:pBdr>
        <w:spacing w:after="120" w:line="252" w:lineRule="auto"/>
        <w:ind w:left="851"/>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Fomentar la conciencia y la educación sobre los riesgos presentes en la zona, para que las personas puedan tomar medidas de precaución y preparación adecuadas.</w:t>
      </w:r>
    </w:p>
    <w:p w14:paraId="6C066C15" w14:textId="77777777" w:rsidR="00537A02" w:rsidRPr="00D7714F" w:rsidRDefault="00537A02">
      <w:pPr>
        <w:numPr>
          <w:ilvl w:val="0"/>
          <w:numId w:val="46"/>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Usos Permitidos</w:t>
      </w:r>
    </w:p>
    <w:p w14:paraId="4D6D5970" w14:textId="77777777" w:rsidR="00537A02" w:rsidRPr="00D7714F" w:rsidRDefault="00537A02">
      <w:pPr>
        <w:numPr>
          <w:ilvl w:val="0"/>
          <w:numId w:val="29"/>
        </w:numPr>
        <w:pBdr>
          <w:top w:val="nil"/>
          <w:left w:val="nil"/>
          <w:bottom w:val="nil"/>
          <w:right w:val="nil"/>
          <w:between w:val="nil"/>
        </w:pBdr>
        <w:spacing w:after="120" w:line="252" w:lineRule="auto"/>
        <w:ind w:left="851" w:hanging="425"/>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permitirá el uso agrícola/pecuario sobre la ZRE-NU-P.</w:t>
      </w:r>
    </w:p>
    <w:p w14:paraId="770D089B" w14:textId="77777777" w:rsidR="00537A02" w:rsidRPr="00D7714F" w:rsidRDefault="00537A02">
      <w:pPr>
        <w:numPr>
          <w:ilvl w:val="0"/>
          <w:numId w:val="46"/>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Prohibiciones </w:t>
      </w:r>
    </w:p>
    <w:p w14:paraId="4A102A3A" w14:textId="77777777" w:rsidR="00537A02" w:rsidRPr="00D7714F" w:rsidRDefault="00537A02">
      <w:pPr>
        <w:numPr>
          <w:ilvl w:val="0"/>
          <w:numId w:val="14"/>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Para las zonas de riesgo alto y/o muy alto por sismo, por inundación, por movimiento en masa se prohíbe la ocupación de zonas de alto y muy alto peligro para fines de vivienda o cualquier otro uso que ponga en peligro la vida o integridad de las personas.</w:t>
      </w:r>
    </w:p>
    <w:p w14:paraId="6930E017" w14:textId="77777777" w:rsidR="00537A02" w:rsidRPr="00D7714F" w:rsidRDefault="00537A02">
      <w:pPr>
        <w:numPr>
          <w:ilvl w:val="0"/>
          <w:numId w:val="14"/>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Proporcionar servicios públicos a los asentamientos en zonas de alto y muy alto peligro. </w:t>
      </w:r>
    </w:p>
    <w:p w14:paraId="1311B736" w14:textId="77777777" w:rsidR="00537A02" w:rsidRPr="00D7714F" w:rsidRDefault="00537A02">
      <w:pPr>
        <w:numPr>
          <w:ilvl w:val="0"/>
          <w:numId w:val="14"/>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Solo se admitirá zonas de recreación publica pasiva.</w:t>
      </w:r>
    </w:p>
    <w:p w14:paraId="29AE58D4"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Reglamentación Especial No Urbanizable por riesgo eléctrico (ZRE-NU-RE)</w:t>
      </w:r>
    </w:p>
    <w:p w14:paraId="20927810"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bookmarkStart w:id="88" w:name="_heading=h.jxhv035m9poo" w:colFirst="0" w:colLast="0"/>
      <w:bookmarkEnd w:id="88"/>
      <w:r w:rsidRPr="00D7714F">
        <w:rPr>
          <w:rFonts w:ascii="Swis721 LtCn BT" w:eastAsia="Swis721 LtCn BT" w:hAnsi="Swis721 LtCn BT" w:cs="Swis721 LtCn BT"/>
          <w:color w:val="000000"/>
        </w:rPr>
        <w:t>La Zona De Reglamentación Especial No Urbanizable por riesgo eléctrico (ZRE-NU-RE) comprende las áreas urbanas consolidadas y/o en proceso de consolidación que ocupan las fajas de servidumbre de 20 m y 25 m establecidas para las líneas aéreas de alta tensión de 138 kV y 220 kV, respectivamente, según el Ministerio de Energía y Minas (MINEM) a través del Código Nacional de Electrificación.</w:t>
      </w:r>
    </w:p>
    <w:p w14:paraId="2E14B66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Estas áreas se ajustan al ancho determinado para las fajas de servidumbre con el fin de brindar las facilidades para la instalación, operación y mantenimiento de las instalaciones eléctricas de las empresas concesionarias, así como también para salvaguardar la seguridad pública, es decir, la integridad física de las personas y bienes, frente a situaciones de riesgo eléctrico mecánico.</w:t>
      </w:r>
    </w:p>
    <w:p w14:paraId="6BA5ACC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En la zona de reglamentación especial no urbanizable por riesgo eléctrico (ZRE-UN-RE) se establecerán restricciones y usos permitidos, sin necesidad de elaborar un plan específico.</w:t>
      </w:r>
    </w:p>
    <w:p w14:paraId="4DE1828A"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Dentro del PDU Anta están bajo esta categoría las zonas urbanas de 19 de Noviembre, Kehuar, Sangarara, Chacacurqui, Lluscanay, Mosocllacta, Agustín Gamarra Pichoc.</w:t>
      </w:r>
    </w:p>
    <w:p w14:paraId="5F59CFE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Reglamentación Especial No Urbanizable riesgo eléctrico (ZRE-NU-RE) del presente PDU Anta están representadas gráficamente en el Mapa Zonificación de los Usos de Suelos (MP-20).</w:t>
      </w:r>
    </w:p>
    <w:p w14:paraId="1389E71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objetivos de la Zona de Reglamentación Especial No Urbanizable por riesgo eléctrico (ZRE-NU-RE) son:</w:t>
      </w:r>
    </w:p>
    <w:p w14:paraId="2C729E0B" w14:textId="77777777" w:rsidR="00537A02" w:rsidRPr="00D7714F" w:rsidRDefault="00537A02">
      <w:pPr>
        <w:numPr>
          <w:ilvl w:val="0"/>
          <w:numId w:val="15"/>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Proteger la vida y la integridad física de las personas que puedan verse afectadas por el riesgo eléctrico.</w:t>
      </w:r>
    </w:p>
    <w:p w14:paraId="4425D32E" w14:textId="77777777" w:rsidR="00537A02" w:rsidRPr="00D7714F" w:rsidRDefault="00537A02">
      <w:pPr>
        <w:numPr>
          <w:ilvl w:val="0"/>
          <w:numId w:val="15"/>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Prevenir y mitigar los daños a la propiedad y la infraestructura que puedan ocurrir debido al riesgo eléctrico.</w:t>
      </w:r>
    </w:p>
    <w:p w14:paraId="7A23549D" w14:textId="77777777" w:rsidR="00537A02" w:rsidRPr="00D7714F" w:rsidRDefault="00537A02">
      <w:pPr>
        <w:numPr>
          <w:ilvl w:val="0"/>
          <w:numId w:val="15"/>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Regular y controlar el uso del suelo en la zona para evitar la construcción de edificaciones e infraestructuras que puedan aumentar el riesgo eléctrico.</w:t>
      </w:r>
    </w:p>
    <w:p w14:paraId="3872011F" w14:textId="77777777" w:rsidR="00537A02" w:rsidRPr="00D7714F" w:rsidRDefault="00537A02">
      <w:pPr>
        <w:numPr>
          <w:ilvl w:val="0"/>
          <w:numId w:val="15"/>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Fomentar la conciencia y la educación sobre el riesgo eléctrico en la zona, para que las personas puedan tomar medidas de precaución y preparación adecuadas.</w:t>
      </w:r>
    </w:p>
    <w:p w14:paraId="08A1E64B" w14:textId="77777777" w:rsidR="00537A02" w:rsidRPr="00D7714F" w:rsidRDefault="00537A02">
      <w:pPr>
        <w:numPr>
          <w:ilvl w:val="0"/>
          <w:numId w:val="47"/>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Usos permitidos</w:t>
      </w:r>
    </w:p>
    <w:p w14:paraId="460C9187" w14:textId="77777777" w:rsidR="00537A02" w:rsidRPr="00D7714F" w:rsidRDefault="00537A02">
      <w:pPr>
        <w:numPr>
          <w:ilvl w:val="0"/>
          <w:numId w:val="16"/>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el área urbana se permite el trazo de vías públicas de tránsito vehicular liviano y peatonal únicamente en sentido transversal, así como la implementación de áreas verdes cuya cobertura vegetal no supere los 2.00 ml en las líneas de alta tensión.</w:t>
      </w:r>
    </w:p>
    <w:p w14:paraId="6B37D06A" w14:textId="77777777" w:rsidR="00537A02" w:rsidRDefault="00537A02">
      <w:pPr>
        <w:numPr>
          <w:ilvl w:val="0"/>
          <w:numId w:val="16"/>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permiten las actividades agrícolas y ganaderas en áreas de carácter rural en las líneas de alta y media tensión.</w:t>
      </w:r>
    </w:p>
    <w:p w14:paraId="574373AF"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51B9E01B" w14:textId="77777777" w:rsidR="00537A02" w:rsidRPr="00D7714F" w:rsidRDefault="00537A02">
      <w:pPr>
        <w:numPr>
          <w:ilvl w:val="0"/>
          <w:numId w:val="47"/>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Prohibiciones </w:t>
      </w:r>
    </w:p>
    <w:p w14:paraId="62D75C59" w14:textId="77777777" w:rsidR="00537A02" w:rsidRPr="00D7714F" w:rsidRDefault="00537A02">
      <w:pPr>
        <w:numPr>
          <w:ilvl w:val="0"/>
          <w:numId w:val="17"/>
        </w:numPr>
        <w:pBdr>
          <w:top w:val="nil"/>
          <w:left w:val="nil"/>
          <w:bottom w:val="nil"/>
          <w:right w:val="nil"/>
          <w:between w:val="nil"/>
        </w:pBdr>
        <w:spacing w:after="120" w:line="252" w:lineRule="auto"/>
        <w:ind w:left="709" w:hanging="283"/>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cualquier tipo de ocupación urbana y actividades de presencia masiva en las líneas de alta tensión.</w:t>
      </w:r>
    </w:p>
    <w:p w14:paraId="7AFEBBCA" w14:textId="77777777" w:rsidR="00537A02" w:rsidRPr="00D7714F" w:rsidRDefault="00537A02">
      <w:pPr>
        <w:numPr>
          <w:ilvl w:val="0"/>
          <w:numId w:val="17"/>
        </w:numPr>
        <w:pBdr>
          <w:top w:val="nil"/>
          <w:left w:val="nil"/>
          <w:bottom w:val="nil"/>
          <w:right w:val="nil"/>
          <w:between w:val="nil"/>
        </w:pBdr>
        <w:spacing w:after="120" w:line="252" w:lineRule="auto"/>
        <w:ind w:left="709" w:hanging="283"/>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el diseño de lotes con frente a las áreas de servidumbre por el paso de líneas de alta tensión.</w:t>
      </w:r>
    </w:p>
    <w:p w14:paraId="19771F15" w14:textId="77777777" w:rsidR="00537A02" w:rsidRPr="00D7714F" w:rsidRDefault="00537A02">
      <w:pPr>
        <w:numPr>
          <w:ilvl w:val="0"/>
          <w:numId w:val="47"/>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Inventario de las líneas de alta tensión </w:t>
      </w:r>
    </w:p>
    <w:p w14:paraId="09F03549"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detalla el inventario de las líneas de alta tensión que pasa sobre el ámbito de intervención:</w:t>
      </w:r>
    </w:p>
    <w:p w14:paraId="5F38DE06"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23AA8857"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603D2441"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24A4C9BA"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60DB9E90"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645EEAC7"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2861C6C9"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4A13D57A"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75F17598"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4B3944F9"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6F17EEED"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0435FE93"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26740646"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4C218019"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3C3C22AA" w14:textId="77777777" w:rsidR="00537A02"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p>
    <w:p w14:paraId="6A0A969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sectPr w:rsidR="00537A02" w:rsidRPr="00D7714F" w:rsidSect="00537A02">
          <w:pgSz w:w="16840" w:h="11907" w:orient="landscape"/>
          <w:pgMar w:top="1701" w:right="1418" w:bottom="1276" w:left="1418" w:header="709" w:footer="709" w:gutter="0"/>
          <w:cols w:num="2" w:space="720" w:equalWidth="0">
            <w:col w:w="6648" w:space="708"/>
            <w:col w:w="6648" w:space="0"/>
          </w:cols>
        </w:sectPr>
      </w:pPr>
    </w:p>
    <w:p w14:paraId="33401FF5" w14:textId="77777777" w:rsidR="00537A02" w:rsidRPr="00D7714F" w:rsidRDefault="00537A02" w:rsidP="00537A02">
      <w:pPr>
        <w:pBdr>
          <w:top w:val="nil"/>
          <w:left w:val="nil"/>
          <w:bottom w:val="nil"/>
          <w:right w:val="nil"/>
          <w:between w:val="nil"/>
        </w:pBdr>
        <w:spacing w:after="80"/>
        <w:jc w:val="center"/>
        <w:rPr>
          <w:b/>
          <w:bCs/>
          <w:color w:val="000000"/>
          <w:sz w:val="20"/>
          <w:szCs w:val="20"/>
        </w:rPr>
      </w:pPr>
      <w:bookmarkStart w:id="89" w:name="_heading=h.cifhisnfj2v2" w:colFirst="0" w:colLast="0"/>
      <w:bookmarkEnd w:id="89"/>
      <w:r w:rsidRPr="00D7714F">
        <w:rPr>
          <w:b/>
          <w:bCs/>
          <w:color w:val="000000"/>
          <w:sz w:val="20"/>
          <w:szCs w:val="20"/>
        </w:rPr>
        <w:lastRenderedPageBreak/>
        <w:t>Tabla N° 45. Inventario De Líneas De Alta Tensión</w:t>
      </w:r>
    </w:p>
    <w:tbl>
      <w:tblPr>
        <w:tblW w:w="13989" w:type="dxa"/>
        <w:jc w:val="center"/>
        <w:tblLayout w:type="fixed"/>
        <w:tblLook w:val="0400" w:firstRow="0" w:lastRow="0" w:firstColumn="0" w:lastColumn="0" w:noHBand="0" w:noVBand="1"/>
      </w:tblPr>
      <w:tblGrid>
        <w:gridCol w:w="300"/>
        <w:gridCol w:w="652"/>
        <w:gridCol w:w="891"/>
        <w:gridCol w:w="779"/>
        <w:gridCol w:w="1010"/>
        <w:gridCol w:w="905"/>
        <w:gridCol w:w="829"/>
        <w:gridCol w:w="717"/>
        <w:gridCol w:w="760"/>
        <w:gridCol w:w="1099"/>
        <w:gridCol w:w="1358"/>
        <w:gridCol w:w="858"/>
        <w:gridCol w:w="753"/>
        <w:gridCol w:w="1454"/>
        <w:gridCol w:w="812"/>
        <w:gridCol w:w="812"/>
      </w:tblGrid>
      <w:tr w:rsidR="00537A02" w:rsidRPr="00D7714F" w14:paraId="3E26064E" w14:textId="77777777" w:rsidTr="00565445">
        <w:trPr>
          <w:trHeight w:val="700"/>
          <w:tblHeader/>
          <w:jc w:val="center"/>
        </w:trPr>
        <w:tc>
          <w:tcPr>
            <w:tcW w:w="300" w:type="dxa"/>
            <w:tcBorders>
              <w:top w:val="single" w:sz="12" w:space="0" w:color="FFFFFF"/>
              <w:left w:val="nil"/>
              <w:bottom w:val="single" w:sz="12" w:space="0" w:color="FFFFFF"/>
              <w:right w:val="single" w:sz="12" w:space="0" w:color="FFFFFF"/>
            </w:tcBorders>
            <w:shd w:val="clear" w:color="auto" w:fill="375623"/>
            <w:vAlign w:val="center"/>
          </w:tcPr>
          <w:p w14:paraId="3E16D292" w14:textId="77777777" w:rsidR="00537A02" w:rsidRPr="00D7714F" w:rsidRDefault="00537A02" w:rsidP="00565445">
            <w:pPr>
              <w:spacing w:after="0"/>
              <w:jc w:val="center"/>
              <w:rPr>
                <w:b/>
                <w:bCs/>
                <w:color w:val="FFFFFF"/>
                <w:sz w:val="16"/>
                <w:szCs w:val="16"/>
              </w:rPr>
            </w:pPr>
            <w:r w:rsidRPr="00D7714F">
              <w:rPr>
                <w:b/>
                <w:bCs/>
                <w:color w:val="FFFFFF"/>
                <w:sz w:val="16"/>
                <w:szCs w:val="16"/>
              </w:rPr>
              <w:t>N°</w:t>
            </w:r>
          </w:p>
        </w:tc>
        <w:tc>
          <w:tcPr>
            <w:tcW w:w="652" w:type="dxa"/>
            <w:tcBorders>
              <w:top w:val="single" w:sz="12" w:space="0" w:color="FFFFFF"/>
              <w:left w:val="nil"/>
              <w:bottom w:val="single" w:sz="12" w:space="0" w:color="FFFFFF"/>
              <w:right w:val="single" w:sz="12" w:space="0" w:color="FFFFFF"/>
            </w:tcBorders>
            <w:shd w:val="clear" w:color="auto" w:fill="375623"/>
            <w:vAlign w:val="center"/>
          </w:tcPr>
          <w:p w14:paraId="0C98F958" w14:textId="77777777" w:rsidR="00537A02" w:rsidRPr="00D7714F" w:rsidRDefault="00537A02" w:rsidP="00565445">
            <w:pPr>
              <w:spacing w:after="0"/>
              <w:jc w:val="center"/>
              <w:rPr>
                <w:b/>
                <w:bCs/>
                <w:color w:val="FFFFFF"/>
                <w:sz w:val="16"/>
                <w:szCs w:val="16"/>
              </w:rPr>
            </w:pPr>
            <w:r w:rsidRPr="00D7714F">
              <w:rPr>
                <w:b/>
                <w:bCs/>
                <w:color w:val="FFFFFF"/>
                <w:sz w:val="16"/>
                <w:szCs w:val="16"/>
              </w:rPr>
              <w:t>CÓDIGO DE LÍNEA</w:t>
            </w:r>
          </w:p>
        </w:tc>
        <w:tc>
          <w:tcPr>
            <w:tcW w:w="891" w:type="dxa"/>
            <w:tcBorders>
              <w:top w:val="single" w:sz="12" w:space="0" w:color="FFFFFF"/>
              <w:left w:val="nil"/>
              <w:bottom w:val="single" w:sz="12" w:space="0" w:color="FFFFFF"/>
              <w:right w:val="single" w:sz="12" w:space="0" w:color="FFFFFF"/>
            </w:tcBorders>
            <w:shd w:val="clear" w:color="auto" w:fill="375623"/>
            <w:vAlign w:val="center"/>
          </w:tcPr>
          <w:p w14:paraId="63A25153" w14:textId="77777777" w:rsidR="00537A02" w:rsidRPr="00D7714F" w:rsidRDefault="00537A02" w:rsidP="00565445">
            <w:pPr>
              <w:spacing w:after="0"/>
              <w:jc w:val="center"/>
              <w:rPr>
                <w:b/>
                <w:bCs/>
                <w:color w:val="FFFFFF"/>
                <w:sz w:val="16"/>
                <w:szCs w:val="16"/>
              </w:rPr>
            </w:pPr>
            <w:r w:rsidRPr="00D7714F">
              <w:rPr>
                <w:b/>
                <w:bCs/>
                <w:color w:val="FFFFFF"/>
                <w:sz w:val="16"/>
                <w:szCs w:val="16"/>
              </w:rPr>
              <w:t>NOMBRE DE LÍNEA</w:t>
            </w:r>
          </w:p>
        </w:tc>
        <w:tc>
          <w:tcPr>
            <w:tcW w:w="779" w:type="dxa"/>
            <w:tcBorders>
              <w:top w:val="single" w:sz="12" w:space="0" w:color="FFFFFF"/>
              <w:left w:val="nil"/>
              <w:bottom w:val="single" w:sz="12" w:space="0" w:color="FFFFFF"/>
              <w:right w:val="single" w:sz="12" w:space="0" w:color="FFFFFF"/>
            </w:tcBorders>
            <w:shd w:val="clear" w:color="auto" w:fill="375623"/>
            <w:vAlign w:val="center"/>
          </w:tcPr>
          <w:p w14:paraId="6516CB5F" w14:textId="77777777" w:rsidR="00537A02" w:rsidRPr="00D7714F" w:rsidRDefault="00537A02" w:rsidP="00565445">
            <w:pPr>
              <w:spacing w:after="0"/>
              <w:jc w:val="center"/>
              <w:rPr>
                <w:b/>
                <w:bCs/>
                <w:color w:val="FFFFFF"/>
                <w:sz w:val="16"/>
                <w:szCs w:val="16"/>
              </w:rPr>
            </w:pPr>
            <w:r w:rsidRPr="00D7714F">
              <w:rPr>
                <w:b/>
                <w:bCs/>
                <w:color w:val="FFFFFF"/>
                <w:sz w:val="16"/>
                <w:szCs w:val="16"/>
              </w:rPr>
              <w:t>EMPRESA</w:t>
            </w:r>
          </w:p>
        </w:tc>
        <w:tc>
          <w:tcPr>
            <w:tcW w:w="1010" w:type="dxa"/>
            <w:tcBorders>
              <w:top w:val="single" w:sz="12" w:space="0" w:color="FFFFFF"/>
              <w:left w:val="nil"/>
              <w:bottom w:val="single" w:sz="12" w:space="0" w:color="FFFFFF"/>
              <w:right w:val="single" w:sz="12" w:space="0" w:color="FFFFFF"/>
            </w:tcBorders>
            <w:shd w:val="clear" w:color="auto" w:fill="375623"/>
            <w:vAlign w:val="center"/>
          </w:tcPr>
          <w:p w14:paraId="3684DCC5" w14:textId="77777777" w:rsidR="00537A02" w:rsidRPr="00D7714F" w:rsidRDefault="00537A02" w:rsidP="00565445">
            <w:pPr>
              <w:spacing w:after="0"/>
              <w:jc w:val="center"/>
              <w:rPr>
                <w:b/>
                <w:bCs/>
                <w:color w:val="FFFFFF"/>
                <w:sz w:val="16"/>
                <w:szCs w:val="16"/>
              </w:rPr>
            </w:pPr>
            <w:r w:rsidRPr="00D7714F">
              <w:rPr>
                <w:b/>
                <w:bCs/>
                <w:color w:val="FFFFFF"/>
                <w:sz w:val="16"/>
                <w:szCs w:val="16"/>
              </w:rPr>
              <w:t>FUENTE</w:t>
            </w:r>
          </w:p>
        </w:tc>
        <w:tc>
          <w:tcPr>
            <w:tcW w:w="905" w:type="dxa"/>
            <w:tcBorders>
              <w:top w:val="single" w:sz="12" w:space="0" w:color="FFFFFF"/>
              <w:left w:val="nil"/>
              <w:bottom w:val="single" w:sz="12" w:space="0" w:color="FFFFFF"/>
              <w:right w:val="single" w:sz="12" w:space="0" w:color="FFFFFF"/>
            </w:tcBorders>
            <w:shd w:val="clear" w:color="auto" w:fill="375623"/>
            <w:vAlign w:val="center"/>
          </w:tcPr>
          <w:p w14:paraId="22164291" w14:textId="77777777" w:rsidR="00537A02" w:rsidRPr="00D7714F" w:rsidRDefault="00537A02" w:rsidP="00565445">
            <w:pPr>
              <w:spacing w:after="0"/>
              <w:jc w:val="center"/>
              <w:rPr>
                <w:b/>
                <w:bCs/>
                <w:color w:val="FFFFFF"/>
                <w:sz w:val="16"/>
                <w:szCs w:val="16"/>
              </w:rPr>
            </w:pPr>
            <w:r w:rsidRPr="00D7714F">
              <w:rPr>
                <w:b/>
                <w:bCs/>
                <w:color w:val="FFFFFF"/>
                <w:sz w:val="16"/>
                <w:szCs w:val="16"/>
              </w:rPr>
              <w:t>FECHA DE OPERACIÓN</w:t>
            </w:r>
          </w:p>
        </w:tc>
        <w:tc>
          <w:tcPr>
            <w:tcW w:w="829" w:type="dxa"/>
            <w:tcBorders>
              <w:top w:val="single" w:sz="12" w:space="0" w:color="FFFFFF"/>
              <w:left w:val="nil"/>
              <w:bottom w:val="single" w:sz="12" w:space="0" w:color="FFFFFF"/>
              <w:right w:val="single" w:sz="12" w:space="0" w:color="FFFFFF"/>
            </w:tcBorders>
            <w:shd w:val="clear" w:color="auto" w:fill="375623"/>
            <w:vAlign w:val="center"/>
          </w:tcPr>
          <w:p w14:paraId="4B0475B7" w14:textId="77777777" w:rsidR="00537A02" w:rsidRPr="00D7714F" w:rsidRDefault="00537A02" w:rsidP="00565445">
            <w:pPr>
              <w:spacing w:after="0"/>
              <w:jc w:val="center"/>
              <w:rPr>
                <w:b/>
                <w:bCs/>
                <w:color w:val="FFFFFF"/>
                <w:sz w:val="16"/>
                <w:szCs w:val="16"/>
              </w:rPr>
            </w:pPr>
            <w:r w:rsidRPr="00D7714F">
              <w:rPr>
                <w:b/>
                <w:bCs/>
                <w:color w:val="FFFFFF"/>
                <w:sz w:val="16"/>
                <w:szCs w:val="16"/>
              </w:rPr>
              <w:t>ESTADO</w:t>
            </w:r>
          </w:p>
        </w:tc>
        <w:tc>
          <w:tcPr>
            <w:tcW w:w="717" w:type="dxa"/>
            <w:tcBorders>
              <w:top w:val="single" w:sz="12" w:space="0" w:color="FFFFFF"/>
              <w:left w:val="nil"/>
              <w:bottom w:val="single" w:sz="12" w:space="0" w:color="FFFFFF"/>
              <w:right w:val="single" w:sz="12" w:space="0" w:color="FFFFFF"/>
            </w:tcBorders>
            <w:shd w:val="clear" w:color="auto" w:fill="375623"/>
            <w:vAlign w:val="center"/>
          </w:tcPr>
          <w:p w14:paraId="0524BA70" w14:textId="77777777" w:rsidR="00537A02" w:rsidRPr="00D7714F" w:rsidRDefault="00537A02" w:rsidP="00565445">
            <w:pPr>
              <w:spacing w:after="0"/>
              <w:jc w:val="center"/>
              <w:rPr>
                <w:b/>
                <w:bCs/>
                <w:color w:val="FFFFFF"/>
                <w:sz w:val="16"/>
                <w:szCs w:val="16"/>
              </w:rPr>
            </w:pPr>
            <w:r w:rsidRPr="00D7714F">
              <w:rPr>
                <w:b/>
                <w:bCs/>
                <w:color w:val="FFFFFF"/>
                <w:sz w:val="16"/>
                <w:szCs w:val="16"/>
              </w:rPr>
              <w:t>NIVEL DE TENSIÓN</w:t>
            </w:r>
          </w:p>
        </w:tc>
        <w:tc>
          <w:tcPr>
            <w:tcW w:w="760" w:type="dxa"/>
            <w:tcBorders>
              <w:top w:val="single" w:sz="12" w:space="0" w:color="FFFFFF"/>
              <w:left w:val="nil"/>
              <w:bottom w:val="single" w:sz="12" w:space="0" w:color="FFFFFF"/>
              <w:right w:val="single" w:sz="12" w:space="0" w:color="FFFFFF"/>
            </w:tcBorders>
            <w:shd w:val="clear" w:color="auto" w:fill="375623"/>
            <w:vAlign w:val="center"/>
          </w:tcPr>
          <w:p w14:paraId="6D10FCB4" w14:textId="77777777" w:rsidR="00537A02" w:rsidRPr="00D7714F" w:rsidRDefault="00537A02" w:rsidP="00565445">
            <w:pPr>
              <w:spacing w:after="0"/>
              <w:jc w:val="center"/>
              <w:rPr>
                <w:b/>
                <w:bCs/>
                <w:color w:val="FFFFFF"/>
                <w:sz w:val="16"/>
                <w:szCs w:val="16"/>
              </w:rPr>
            </w:pPr>
            <w:r w:rsidRPr="00D7714F">
              <w:rPr>
                <w:b/>
                <w:bCs/>
                <w:color w:val="FFFFFF"/>
                <w:sz w:val="16"/>
                <w:szCs w:val="16"/>
              </w:rPr>
              <w:t>TENSIÓN NOMINAL</w:t>
            </w:r>
          </w:p>
        </w:tc>
        <w:tc>
          <w:tcPr>
            <w:tcW w:w="1099" w:type="dxa"/>
            <w:tcBorders>
              <w:top w:val="single" w:sz="12" w:space="0" w:color="FFFFFF"/>
              <w:left w:val="nil"/>
              <w:bottom w:val="single" w:sz="12" w:space="0" w:color="FFFFFF"/>
              <w:right w:val="single" w:sz="12" w:space="0" w:color="FFFFFF"/>
            </w:tcBorders>
            <w:shd w:val="clear" w:color="auto" w:fill="375623"/>
            <w:vAlign w:val="center"/>
          </w:tcPr>
          <w:p w14:paraId="3FBB7110" w14:textId="77777777" w:rsidR="00537A02" w:rsidRPr="00D7714F" w:rsidRDefault="00537A02" w:rsidP="00565445">
            <w:pPr>
              <w:spacing w:after="0"/>
              <w:jc w:val="center"/>
              <w:rPr>
                <w:b/>
                <w:bCs/>
                <w:color w:val="FFFFFF"/>
                <w:sz w:val="16"/>
                <w:szCs w:val="16"/>
              </w:rPr>
            </w:pPr>
            <w:r w:rsidRPr="00D7714F">
              <w:rPr>
                <w:b/>
                <w:bCs/>
                <w:color w:val="FFFFFF"/>
                <w:sz w:val="16"/>
                <w:szCs w:val="16"/>
              </w:rPr>
              <w:t>FAJA DE SERVIDUMBRE (ml)</w:t>
            </w:r>
          </w:p>
        </w:tc>
        <w:tc>
          <w:tcPr>
            <w:tcW w:w="1358" w:type="dxa"/>
            <w:tcBorders>
              <w:top w:val="single" w:sz="12" w:space="0" w:color="FFFFFF"/>
              <w:left w:val="nil"/>
              <w:bottom w:val="single" w:sz="12" w:space="0" w:color="FFFFFF"/>
              <w:right w:val="single" w:sz="12" w:space="0" w:color="FFFFFF"/>
            </w:tcBorders>
            <w:shd w:val="clear" w:color="auto" w:fill="375623"/>
            <w:vAlign w:val="center"/>
          </w:tcPr>
          <w:p w14:paraId="14ED4D67" w14:textId="77777777" w:rsidR="00537A02" w:rsidRPr="00D7714F" w:rsidRDefault="00537A02" w:rsidP="00565445">
            <w:pPr>
              <w:spacing w:after="0"/>
              <w:jc w:val="center"/>
              <w:rPr>
                <w:b/>
                <w:bCs/>
                <w:color w:val="FFFFFF"/>
                <w:sz w:val="16"/>
                <w:szCs w:val="16"/>
              </w:rPr>
            </w:pPr>
            <w:r w:rsidRPr="00D7714F">
              <w:rPr>
                <w:b/>
                <w:bCs/>
                <w:color w:val="FFFFFF"/>
                <w:sz w:val="16"/>
                <w:szCs w:val="16"/>
              </w:rPr>
              <w:t>DEPARTAMENTO</w:t>
            </w:r>
          </w:p>
        </w:tc>
        <w:tc>
          <w:tcPr>
            <w:tcW w:w="858" w:type="dxa"/>
            <w:tcBorders>
              <w:top w:val="single" w:sz="12" w:space="0" w:color="FFFFFF"/>
              <w:left w:val="nil"/>
              <w:bottom w:val="single" w:sz="12" w:space="0" w:color="FFFFFF"/>
              <w:right w:val="single" w:sz="12" w:space="0" w:color="FFFFFF"/>
            </w:tcBorders>
            <w:shd w:val="clear" w:color="auto" w:fill="375623"/>
            <w:vAlign w:val="center"/>
          </w:tcPr>
          <w:p w14:paraId="6EBF330B" w14:textId="77777777" w:rsidR="00537A02" w:rsidRPr="00D7714F" w:rsidRDefault="00537A02" w:rsidP="00565445">
            <w:pPr>
              <w:spacing w:after="0"/>
              <w:jc w:val="center"/>
              <w:rPr>
                <w:b/>
                <w:bCs/>
                <w:color w:val="FFFFFF"/>
                <w:sz w:val="16"/>
                <w:szCs w:val="16"/>
              </w:rPr>
            </w:pPr>
            <w:r w:rsidRPr="00D7714F">
              <w:rPr>
                <w:b/>
                <w:bCs/>
                <w:color w:val="FFFFFF"/>
                <w:sz w:val="16"/>
                <w:szCs w:val="16"/>
              </w:rPr>
              <w:t>PROVINCIA</w:t>
            </w:r>
          </w:p>
        </w:tc>
        <w:tc>
          <w:tcPr>
            <w:tcW w:w="753" w:type="dxa"/>
            <w:tcBorders>
              <w:top w:val="single" w:sz="12" w:space="0" w:color="FFFFFF"/>
              <w:left w:val="nil"/>
              <w:bottom w:val="single" w:sz="12" w:space="0" w:color="FFFFFF"/>
              <w:right w:val="single" w:sz="12" w:space="0" w:color="FFFFFF"/>
            </w:tcBorders>
            <w:shd w:val="clear" w:color="auto" w:fill="375623"/>
            <w:vAlign w:val="center"/>
          </w:tcPr>
          <w:p w14:paraId="381629E7" w14:textId="77777777" w:rsidR="00537A02" w:rsidRPr="00D7714F" w:rsidRDefault="00537A02" w:rsidP="00565445">
            <w:pPr>
              <w:spacing w:after="0"/>
              <w:jc w:val="center"/>
              <w:rPr>
                <w:b/>
                <w:bCs/>
                <w:color w:val="FFFFFF"/>
                <w:sz w:val="16"/>
                <w:szCs w:val="16"/>
              </w:rPr>
            </w:pPr>
            <w:r w:rsidRPr="00D7714F">
              <w:rPr>
                <w:b/>
                <w:bCs/>
                <w:color w:val="FFFFFF"/>
                <w:sz w:val="16"/>
                <w:szCs w:val="16"/>
              </w:rPr>
              <w:t>DISTRITO</w:t>
            </w:r>
          </w:p>
        </w:tc>
        <w:tc>
          <w:tcPr>
            <w:tcW w:w="1454" w:type="dxa"/>
            <w:tcBorders>
              <w:top w:val="single" w:sz="12" w:space="0" w:color="FFFFFF"/>
              <w:left w:val="nil"/>
              <w:bottom w:val="single" w:sz="12" w:space="0" w:color="FFFFFF"/>
              <w:right w:val="single" w:sz="12" w:space="0" w:color="FFFFFF"/>
            </w:tcBorders>
            <w:shd w:val="clear" w:color="auto" w:fill="375623"/>
            <w:vAlign w:val="center"/>
          </w:tcPr>
          <w:p w14:paraId="455254F7" w14:textId="77777777" w:rsidR="00537A02" w:rsidRPr="00D7714F" w:rsidRDefault="00537A02" w:rsidP="00565445">
            <w:pPr>
              <w:spacing w:after="0"/>
              <w:jc w:val="center"/>
              <w:rPr>
                <w:b/>
                <w:bCs/>
                <w:color w:val="FFFFFF"/>
                <w:sz w:val="16"/>
                <w:szCs w:val="16"/>
              </w:rPr>
            </w:pPr>
            <w:r w:rsidRPr="00D7714F">
              <w:rPr>
                <w:b/>
                <w:bCs/>
                <w:color w:val="FFFFFF"/>
                <w:sz w:val="16"/>
                <w:szCs w:val="16"/>
              </w:rPr>
              <w:t>CENTRO POBLADO</w:t>
            </w:r>
          </w:p>
        </w:tc>
        <w:tc>
          <w:tcPr>
            <w:tcW w:w="812" w:type="dxa"/>
            <w:tcBorders>
              <w:top w:val="single" w:sz="12" w:space="0" w:color="FFFFFF"/>
              <w:left w:val="nil"/>
              <w:bottom w:val="single" w:sz="12" w:space="0" w:color="FFFFFF"/>
              <w:right w:val="single" w:sz="12" w:space="0" w:color="FFFFFF"/>
            </w:tcBorders>
            <w:shd w:val="clear" w:color="auto" w:fill="375623"/>
            <w:vAlign w:val="center"/>
          </w:tcPr>
          <w:p w14:paraId="02925D9A" w14:textId="77777777" w:rsidR="00537A02" w:rsidRPr="00D7714F" w:rsidRDefault="00537A02" w:rsidP="00565445">
            <w:pPr>
              <w:spacing w:after="0"/>
              <w:jc w:val="center"/>
              <w:rPr>
                <w:b/>
                <w:bCs/>
                <w:color w:val="FFFFFF"/>
                <w:sz w:val="16"/>
                <w:szCs w:val="16"/>
              </w:rPr>
            </w:pPr>
            <w:r w:rsidRPr="00D7714F">
              <w:rPr>
                <w:b/>
                <w:bCs/>
                <w:color w:val="FFFFFF"/>
                <w:sz w:val="16"/>
                <w:szCs w:val="16"/>
              </w:rPr>
              <w:t>LONGITUD (ml)</w:t>
            </w:r>
          </w:p>
        </w:tc>
        <w:tc>
          <w:tcPr>
            <w:tcW w:w="812" w:type="dxa"/>
            <w:tcBorders>
              <w:top w:val="single" w:sz="12" w:space="0" w:color="FFFFFF"/>
              <w:left w:val="nil"/>
              <w:bottom w:val="single" w:sz="12" w:space="0" w:color="FFFFFF"/>
              <w:right w:val="single" w:sz="12" w:space="0" w:color="FFFFFF"/>
            </w:tcBorders>
            <w:shd w:val="clear" w:color="auto" w:fill="375623"/>
            <w:vAlign w:val="center"/>
          </w:tcPr>
          <w:p w14:paraId="441D9691" w14:textId="77777777" w:rsidR="00537A02" w:rsidRPr="00D7714F" w:rsidRDefault="00537A02" w:rsidP="00565445">
            <w:pPr>
              <w:spacing w:after="0"/>
              <w:jc w:val="center"/>
              <w:rPr>
                <w:b/>
                <w:bCs/>
                <w:color w:val="FFFFFF"/>
                <w:sz w:val="16"/>
                <w:szCs w:val="16"/>
              </w:rPr>
            </w:pPr>
            <w:r w:rsidRPr="00D7714F">
              <w:rPr>
                <w:b/>
                <w:bCs/>
                <w:color w:val="FFFFFF"/>
                <w:sz w:val="16"/>
                <w:szCs w:val="16"/>
              </w:rPr>
              <w:t>LONGITUD (Km)</w:t>
            </w:r>
          </w:p>
        </w:tc>
      </w:tr>
      <w:tr w:rsidR="00537A02" w:rsidRPr="00D7714F" w14:paraId="6E822338" w14:textId="77777777" w:rsidTr="00565445">
        <w:trPr>
          <w:trHeight w:val="50"/>
          <w:jc w:val="center"/>
        </w:trPr>
        <w:tc>
          <w:tcPr>
            <w:tcW w:w="300" w:type="dxa"/>
            <w:vMerge w:val="restart"/>
            <w:tcBorders>
              <w:top w:val="nil"/>
              <w:left w:val="nil"/>
              <w:right w:val="single" w:sz="12" w:space="0" w:color="FFFFFF"/>
            </w:tcBorders>
            <w:shd w:val="clear" w:color="auto" w:fill="A8D08D"/>
            <w:vAlign w:val="center"/>
          </w:tcPr>
          <w:p w14:paraId="53CCAFB5" w14:textId="77777777" w:rsidR="00537A02" w:rsidRPr="00D7714F" w:rsidRDefault="00537A02" w:rsidP="00565445">
            <w:pPr>
              <w:spacing w:after="0"/>
              <w:jc w:val="center"/>
              <w:rPr>
                <w:color w:val="000000"/>
                <w:sz w:val="16"/>
                <w:szCs w:val="16"/>
              </w:rPr>
            </w:pPr>
            <w:r w:rsidRPr="00D7714F">
              <w:rPr>
                <w:color w:val="000000"/>
                <w:sz w:val="16"/>
                <w:szCs w:val="16"/>
              </w:rPr>
              <w:t>01</w:t>
            </w:r>
          </w:p>
        </w:tc>
        <w:tc>
          <w:tcPr>
            <w:tcW w:w="652" w:type="dxa"/>
            <w:vMerge w:val="restart"/>
            <w:tcBorders>
              <w:top w:val="nil"/>
              <w:left w:val="nil"/>
              <w:right w:val="single" w:sz="12" w:space="0" w:color="FFFFFF"/>
            </w:tcBorders>
            <w:shd w:val="clear" w:color="auto" w:fill="F2F2F2"/>
            <w:vAlign w:val="center"/>
          </w:tcPr>
          <w:p w14:paraId="6E7D96A1" w14:textId="77777777" w:rsidR="00537A02" w:rsidRPr="00D7714F" w:rsidRDefault="00537A02" w:rsidP="00565445">
            <w:pPr>
              <w:spacing w:after="0"/>
              <w:jc w:val="center"/>
              <w:rPr>
                <w:color w:val="000000"/>
                <w:sz w:val="16"/>
                <w:szCs w:val="16"/>
              </w:rPr>
            </w:pPr>
            <w:r w:rsidRPr="00D7714F">
              <w:rPr>
                <w:color w:val="000000"/>
                <w:sz w:val="16"/>
                <w:szCs w:val="16"/>
              </w:rPr>
              <w:t>L-1007</w:t>
            </w:r>
          </w:p>
        </w:tc>
        <w:tc>
          <w:tcPr>
            <w:tcW w:w="891" w:type="dxa"/>
            <w:vMerge w:val="restart"/>
            <w:tcBorders>
              <w:top w:val="nil"/>
              <w:left w:val="nil"/>
              <w:right w:val="single" w:sz="12" w:space="0" w:color="FFFFFF"/>
            </w:tcBorders>
            <w:shd w:val="clear" w:color="auto" w:fill="F2F2F2"/>
            <w:vAlign w:val="center"/>
          </w:tcPr>
          <w:p w14:paraId="6308A38F" w14:textId="77777777" w:rsidR="00537A02" w:rsidRPr="00D7714F" w:rsidRDefault="00537A02" w:rsidP="00565445">
            <w:pPr>
              <w:spacing w:after="0"/>
              <w:rPr>
                <w:color w:val="000000"/>
                <w:sz w:val="16"/>
                <w:szCs w:val="16"/>
              </w:rPr>
            </w:pPr>
            <w:r w:rsidRPr="00D7714F">
              <w:rPr>
                <w:color w:val="000000"/>
                <w:sz w:val="16"/>
                <w:szCs w:val="16"/>
              </w:rPr>
              <w:t>Cachimayo - Abancay Nueva</w:t>
            </w:r>
          </w:p>
        </w:tc>
        <w:tc>
          <w:tcPr>
            <w:tcW w:w="779" w:type="dxa"/>
            <w:vMerge w:val="restart"/>
            <w:tcBorders>
              <w:top w:val="nil"/>
              <w:left w:val="nil"/>
              <w:right w:val="single" w:sz="12" w:space="0" w:color="FFFFFF"/>
            </w:tcBorders>
            <w:shd w:val="clear" w:color="auto" w:fill="F2F2F2"/>
            <w:vAlign w:val="center"/>
          </w:tcPr>
          <w:p w14:paraId="5D779591" w14:textId="77777777" w:rsidR="00537A02" w:rsidRPr="00D7714F" w:rsidRDefault="00537A02" w:rsidP="00565445">
            <w:pPr>
              <w:spacing w:after="0"/>
              <w:jc w:val="center"/>
              <w:rPr>
                <w:color w:val="000000"/>
                <w:sz w:val="16"/>
                <w:szCs w:val="16"/>
              </w:rPr>
            </w:pPr>
            <w:r w:rsidRPr="00D7714F">
              <w:rPr>
                <w:color w:val="000000"/>
                <w:sz w:val="16"/>
                <w:szCs w:val="16"/>
              </w:rPr>
              <w:t>RED DE ENERGÍA DEL PERÚ S.A.</w:t>
            </w:r>
          </w:p>
        </w:tc>
        <w:tc>
          <w:tcPr>
            <w:tcW w:w="1010" w:type="dxa"/>
            <w:vMerge w:val="restart"/>
            <w:tcBorders>
              <w:top w:val="nil"/>
              <w:left w:val="nil"/>
              <w:right w:val="single" w:sz="12" w:space="0" w:color="FFFFFF"/>
            </w:tcBorders>
            <w:shd w:val="clear" w:color="auto" w:fill="F2F2F2"/>
            <w:vAlign w:val="center"/>
          </w:tcPr>
          <w:p w14:paraId="4FB1B5BD" w14:textId="77777777" w:rsidR="00537A02" w:rsidRPr="00D7714F" w:rsidRDefault="00537A02" w:rsidP="00565445">
            <w:pPr>
              <w:spacing w:after="0"/>
              <w:jc w:val="center"/>
              <w:rPr>
                <w:color w:val="000000"/>
                <w:sz w:val="16"/>
                <w:szCs w:val="16"/>
              </w:rPr>
            </w:pPr>
            <w:r w:rsidRPr="00D7714F">
              <w:rPr>
                <w:color w:val="000000"/>
                <w:sz w:val="16"/>
                <w:szCs w:val="16"/>
              </w:rPr>
              <w:t>Red de Energía del Perú S.A. (REP)</w:t>
            </w:r>
          </w:p>
        </w:tc>
        <w:tc>
          <w:tcPr>
            <w:tcW w:w="905" w:type="dxa"/>
            <w:vMerge w:val="restart"/>
            <w:tcBorders>
              <w:top w:val="nil"/>
              <w:left w:val="nil"/>
              <w:right w:val="single" w:sz="12" w:space="0" w:color="FFFFFF"/>
            </w:tcBorders>
            <w:shd w:val="clear" w:color="auto" w:fill="F2F2F2"/>
            <w:vAlign w:val="center"/>
          </w:tcPr>
          <w:p w14:paraId="6F95FA3C" w14:textId="77777777" w:rsidR="00537A02" w:rsidRPr="00D7714F" w:rsidRDefault="00537A02" w:rsidP="00565445">
            <w:pPr>
              <w:spacing w:after="0"/>
              <w:jc w:val="center"/>
              <w:rPr>
                <w:color w:val="000000"/>
                <w:sz w:val="16"/>
                <w:szCs w:val="16"/>
              </w:rPr>
            </w:pPr>
            <w:r w:rsidRPr="00D7714F">
              <w:rPr>
                <w:color w:val="000000"/>
                <w:sz w:val="16"/>
                <w:szCs w:val="16"/>
              </w:rPr>
              <w:t>29/03/2004</w:t>
            </w:r>
          </w:p>
        </w:tc>
        <w:tc>
          <w:tcPr>
            <w:tcW w:w="829" w:type="dxa"/>
            <w:vMerge w:val="restart"/>
            <w:tcBorders>
              <w:top w:val="nil"/>
              <w:left w:val="nil"/>
              <w:right w:val="single" w:sz="12" w:space="0" w:color="FFFFFF"/>
            </w:tcBorders>
            <w:shd w:val="clear" w:color="auto" w:fill="F2F2F2"/>
            <w:vAlign w:val="center"/>
          </w:tcPr>
          <w:p w14:paraId="67ADC32F" w14:textId="77777777" w:rsidR="00537A02" w:rsidRPr="00D7714F" w:rsidRDefault="00537A02" w:rsidP="00565445">
            <w:pPr>
              <w:spacing w:after="0"/>
              <w:jc w:val="center"/>
              <w:rPr>
                <w:color w:val="000000"/>
                <w:sz w:val="16"/>
                <w:szCs w:val="16"/>
              </w:rPr>
            </w:pPr>
            <w:r w:rsidRPr="00D7714F">
              <w:rPr>
                <w:color w:val="000000"/>
                <w:sz w:val="16"/>
                <w:szCs w:val="16"/>
              </w:rPr>
              <w:t>EXISTENTE</w:t>
            </w:r>
          </w:p>
        </w:tc>
        <w:tc>
          <w:tcPr>
            <w:tcW w:w="717" w:type="dxa"/>
            <w:vMerge w:val="restart"/>
            <w:tcBorders>
              <w:top w:val="nil"/>
              <w:left w:val="nil"/>
              <w:right w:val="single" w:sz="12" w:space="0" w:color="FFFFFF"/>
            </w:tcBorders>
            <w:shd w:val="clear" w:color="auto" w:fill="F2F2F2"/>
            <w:vAlign w:val="center"/>
          </w:tcPr>
          <w:p w14:paraId="1025D7CA" w14:textId="77777777" w:rsidR="00537A02" w:rsidRPr="00D7714F" w:rsidRDefault="00537A02" w:rsidP="00565445">
            <w:pPr>
              <w:spacing w:after="0"/>
              <w:jc w:val="center"/>
              <w:rPr>
                <w:color w:val="000000"/>
                <w:sz w:val="16"/>
                <w:szCs w:val="16"/>
              </w:rPr>
            </w:pPr>
            <w:r w:rsidRPr="00D7714F">
              <w:rPr>
                <w:color w:val="000000"/>
                <w:sz w:val="16"/>
                <w:szCs w:val="16"/>
              </w:rPr>
              <w:t>ALTA</w:t>
            </w:r>
          </w:p>
        </w:tc>
        <w:tc>
          <w:tcPr>
            <w:tcW w:w="760" w:type="dxa"/>
            <w:vMerge w:val="restart"/>
            <w:tcBorders>
              <w:top w:val="nil"/>
              <w:left w:val="nil"/>
              <w:right w:val="single" w:sz="12" w:space="0" w:color="FFFFFF"/>
            </w:tcBorders>
            <w:shd w:val="clear" w:color="auto" w:fill="F2F2F2"/>
            <w:vAlign w:val="center"/>
          </w:tcPr>
          <w:p w14:paraId="16D42193" w14:textId="77777777" w:rsidR="00537A02" w:rsidRPr="00D7714F" w:rsidRDefault="00537A02" w:rsidP="00565445">
            <w:pPr>
              <w:spacing w:after="0"/>
              <w:jc w:val="center"/>
              <w:rPr>
                <w:color w:val="000000"/>
                <w:sz w:val="16"/>
                <w:szCs w:val="16"/>
              </w:rPr>
            </w:pPr>
            <w:r w:rsidRPr="00D7714F">
              <w:rPr>
                <w:color w:val="000000"/>
                <w:sz w:val="16"/>
                <w:szCs w:val="16"/>
              </w:rPr>
              <w:t>138 kV</w:t>
            </w:r>
          </w:p>
        </w:tc>
        <w:tc>
          <w:tcPr>
            <w:tcW w:w="1099" w:type="dxa"/>
            <w:vMerge w:val="restart"/>
            <w:tcBorders>
              <w:top w:val="nil"/>
              <w:left w:val="nil"/>
              <w:right w:val="single" w:sz="12" w:space="0" w:color="FFFFFF"/>
            </w:tcBorders>
            <w:shd w:val="clear" w:color="auto" w:fill="F2F2F2"/>
            <w:vAlign w:val="center"/>
          </w:tcPr>
          <w:p w14:paraId="6318B8ED" w14:textId="77777777" w:rsidR="00537A02" w:rsidRPr="00D7714F" w:rsidRDefault="00537A02" w:rsidP="00565445">
            <w:pPr>
              <w:spacing w:after="0"/>
              <w:jc w:val="center"/>
              <w:rPr>
                <w:color w:val="000000"/>
                <w:sz w:val="16"/>
                <w:szCs w:val="16"/>
              </w:rPr>
            </w:pPr>
            <w:r w:rsidRPr="00D7714F">
              <w:rPr>
                <w:color w:val="000000"/>
                <w:sz w:val="16"/>
                <w:szCs w:val="16"/>
              </w:rPr>
              <w:t>20.00</w:t>
            </w:r>
          </w:p>
        </w:tc>
        <w:tc>
          <w:tcPr>
            <w:tcW w:w="1358" w:type="dxa"/>
            <w:vMerge w:val="restart"/>
            <w:tcBorders>
              <w:top w:val="nil"/>
              <w:left w:val="nil"/>
              <w:right w:val="single" w:sz="12" w:space="0" w:color="FFFFFF"/>
            </w:tcBorders>
            <w:shd w:val="clear" w:color="auto" w:fill="F2F2F2"/>
            <w:vAlign w:val="center"/>
          </w:tcPr>
          <w:p w14:paraId="467B4299" w14:textId="77777777" w:rsidR="00537A02" w:rsidRPr="00D7714F" w:rsidRDefault="00537A02" w:rsidP="00565445">
            <w:pPr>
              <w:spacing w:after="0"/>
              <w:jc w:val="center"/>
              <w:rPr>
                <w:color w:val="000000"/>
                <w:sz w:val="16"/>
                <w:szCs w:val="16"/>
              </w:rPr>
            </w:pPr>
            <w:r w:rsidRPr="00D7714F">
              <w:rPr>
                <w:color w:val="000000"/>
                <w:sz w:val="16"/>
                <w:szCs w:val="16"/>
              </w:rPr>
              <w:t>CUSCO</w:t>
            </w:r>
          </w:p>
        </w:tc>
        <w:tc>
          <w:tcPr>
            <w:tcW w:w="858" w:type="dxa"/>
            <w:vMerge w:val="restart"/>
            <w:tcBorders>
              <w:top w:val="nil"/>
              <w:left w:val="nil"/>
              <w:right w:val="single" w:sz="12" w:space="0" w:color="FFFFFF"/>
            </w:tcBorders>
            <w:shd w:val="clear" w:color="auto" w:fill="F2F2F2"/>
            <w:vAlign w:val="center"/>
          </w:tcPr>
          <w:p w14:paraId="01B6D402" w14:textId="77777777" w:rsidR="00537A02" w:rsidRPr="00D7714F" w:rsidRDefault="00537A02" w:rsidP="00565445">
            <w:pPr>
              <w:spacing w:after="0"/>
              <w:jc w:val="center"/>
              <w:rPr>
                <w:color w:val="000000"/>
                <w:sz w:val="16"/>
                <w:szCs w:val="16"/>
              </w:rPr>
            </w:pPr>
            <w:r w:rsidRPr="00D7714F">
              <w:rPr>
                <w:color w:val="000000"/>
                <w:sz w:val="16"/>
                <w:szCs w:val="16"/>
              </w:rPr>
              <w:t>ANTA</w:t>
            </w:r>
          </w:p>
        </w:tc>
        <w:tc>
          <w:tcPr>
            <w:tcW w:w="753" w:type="dxa"/>
            <w:vMerge w:val="restart"/>
            <w:tcBorders>
              <w:top w:val="nil"/>
              <w:left w:val="nil"/>
              <w:right w:val="single" w:sz="12" w:space="0" w:color="FFFFFF"/>
            </w:tcBorders>
            <w:shd w:val="clear" w:color="auto" w:fill="F2F2F2"/>
            <w:vAlign w:val="center"/>
          </w:tcPr>
          <w:p w14:paraId="5DEFFDD5" w14:textId="77777777" w:rsidR="00537A02" w:rsidRPr="00D7714F" w:rsidRDefault="00537A02" w:rsidP="00565445">
            <w:pPr>
              <w:spacing w:after="0"/>
              <w:jc w:val="center"/>
              <w:rPr>
                <w:color w:val="000000"/>
                <w:sz w:val="16"/>
                <w:szCs w:val="16"/>
              </w:rPr>
            </w:pPr>
            <w:r w:rsidRPr="00D7714F">
              <w:rPr>
                <w:color w:val="000000"/>
                <w:sz w:val="16"/>
                <w:szCs w:val="16"/>
              </w:rPr>
              <w:t>ANTA</w:t>
            </w:r>
          </w:p>
        </w:tc>
        <w:tc>
          <w:tcPr>
            <w:tcW w:w="1454" w:type="dxa"/>
            <w:tcBorders>
              <w:top w:val="nil"/>
              <w:left w:val="nil"/>
              <w:bottom w:val="single" w:sz="12" w:space="0" w:color="FFFFFF"/>
              <w:right w:val="single" w:sz="12" w:space="0" w:color="FFFFFF"/>
            </w:tcBorders>
            <w:shd w:val="clear" w:color="auto" w:fill="F2F2F2"/>
            <w:vAlign w:val="center"/>
          </w:tcPr>
          <w:p w14:paraId="5AE9BB8E" w14:textId="77777777" w:rsidR="00537A02" w:rsidRPr="00D7714F" w:rsidRDefault="00537A02" w:rsidP="00565445">
            <w:pPr>
              <w:spacing w:after="0"/>
              <w:rPr>
                <w:color w:val="000000"/>
                <w:sz w:val="16"/>
                <w:szCs w:val="16"/>
              </w:rPr>
            </w:pPr>
            <w:r w:rsidRPr="00D7714F">
              <w:rPr>
                <w:color w:val="000000"/>
                <w:sz w:val="16"/>
                <w:szCs w:val="16"/>
              </w:rPr>
              <w:t>SANGARARA</w:t>
            </w:r>
          </w:p>
        </w:tc>
        <w:tc>
          <w:tcPr>
            <w:tcW w:w="812" w:type="dxa"/>
            <w:tcBorders>
              <w:top w:val="nil"/>
              <w:left w:val="nil"/>
              <w:bottom w:val="single" w:sz="12" w:space="0" w:color="FFFFFF"/>
              <w:right w:val="single" w:sz="12" w:space="0" w:color="FFFFFF"/>
            </w:tcBorders>
            <w:shd w:val="clear" w:color="auto" w:fill="F2F2F2"/>
            <w:vAlign w:val="center"/>
          </w:tcPr>
          <w:p w14:paraId="53CD2BFF" w14:textId="77777777" w:rsidR="00537A02" w:rsidRPr="00D7714F" w:rsidRDefault="00537A02" w:rsidP="00565445">
            <w:pPr>
              <w:spacing w:after="0"/>
              <w:jc w:val="center"/>
              <w:rPr>
                <w:color w:val="000000"/>
                <w:sz w:val="16"/>
                <w:szCs w:val="16"/>
              </w:rPr>
            </w:pPr>
            <w:r w:rsidRPr="00D7714F">
              <w:rPr>
                <w:color w:val="000000"/>
                <w:sz w:val="16"/>
                <w:szCs w:val="16"/>
              </w:rPr>
              <w:t>2414.74</w:t>
            </w:r>
          </w:p>
        </w:tc>
        <w:tc>
          <w:tcPr>
            <w:tcW w:w="812" w:type="dxa"/>
            <w:tcBorders>
              <w:top w:val="nil"/>
              <w:left w:val="nil"/>
              <w:bottom w:val="single" w:sz="12" w:space="0" w:color="FFFFFF"/>
              <w:right w:val="single" w:sz="12" w:space="0" w:color="FFFFFF"/>
            </w:tcBorders>
            <w:shd w:val="clear" w:color="auto" w:fill="F2F2F2"/>
            <w:vAlign w:val="center"/>
          </w:tcPr>
          <w:p w14:paraId="011DC7AF" w14:textId="77777777" w:rsidR="00537A02" w:rsidRPr="00D7714F" w:rsidRDefault="00537A02" w:rsidP="00565445">
            <w:pPr>
              <w:spacing w:after="0"/>
              <w:jc w:val="center"/>
              <w:rPr>
                <w:color w:val="000000"/>
                <w:sz w:val="16"/>
                <w:szCs w:val="16"/>
              </w:rPr>
            </w:pPr>
            <w:r w:rsidRPr="00D7714F">
              <w:rPr>
                <w:color w:val="000000"/>
                <w:sz w:val="16"/>
                <w:szCs w:val="16"/>
              </w:rPr>
              <w:t>2.42</w:t>
            </w:r>
          </w:p>
        </w:tc>
      </w:tr>
      <w:tr w:rsidR="00537A02" w:rsidRPr="00D7714F" w14:paraId="25D85FEC" w14:textId="77777777" w:rsidTr="00565445">
        <w:trPr>
          <w:trHeight w:val="92"/>
          <w:jc w:val="center"/>
        </w:trPr>
        <w:tc>
          <w:tcPr>
            <w:tcW w:w="300" w:type="dxa"/>
            <w:vMerge/>
            <w:tcBorders>
              <w:top w:val="nil"/>
              <w:left w:val="nil"/>
              <w:right w:val="single" w:sz="12" w:space="0" w:color="FFFFFF"/>
            </w:tcBorders>
            <w:shd w:val="clear" w:color="auto" w:fill="A8D08D"/>
            <w:vAlign w:val="center"/>
          </w:tcPr>
          <w:p w14:paraId="118E005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0FB0360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76150F9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21031EE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0FC4FC5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1311D546"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2E2FAA5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75A658C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09A93C6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3C7E774F"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5AB3E74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42BC062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4245CA7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0A74C9BE" w14:textId="77777777" w:rsidR="00537A02" w:rsidRPr="00D7714F" w:rsidRDefault="00537A02" w:rsidP="00565445">
            <w:pPr>
              <w:spacing w:after="0"/>
              <w:rPr>
                <w:color w:val="000000"/>
                <w:sz w:val="16"/>
                <w:szCs w:val="16"/>
              </w:rPr>
            </w:pPr>
            <w:r w:rsidRPr="00D7714F">
              <w:rPr>
                <w:color w:val="000000"/>
                <w:sz w:val="16"/>
                <w:szCs w:val="16"/>
              </w:rPr>
              <w:t>CHACACURQUI</w:t>
            </w:r>
          </w:p>
        </w:tc>
        <w:tc>
          <w:tcPr>
            <w:tcW w:w="812" w:type="dxa"/>
            <w:tcBorders>
              <w:top w:val="nil"/>
              <w:left w:val="nil"/>
              <w:bottom w:val="single" w:sz="12" w:space="0" w:color="FFFFFF"/>
              <w:right w:val="single" w:sz="12" w:space="0" w:color="FFFFFF"/>
            </w:tcBorders>
            <w:shd w:val="clear" w:color="auto" w:fill="F2F2F2"/>
            <w:vAlign w:val="center"/>
          </w:tcPr>
          <w:p w14:paraId="3D6C2C54" w14:textId="77777777" w:rsidR="00537A02" w:rsidRPr="00D7714F" w:rsidRDefault="00537A02" w:rsidP="00565445">
            <w:pPr>
              <w:spacing w:after="0"/>
              <w:jc w:val="center"/>
              <w:rPr>
                <w:color w:val="000000"/>
                <w:sz w:val="16"/>
                <w:szCs w:val="16"/>
              </w:rPr>
            </w:pPr>
            <w:r w:rsidRPr="00D7714F">
              <w:rPr>
                <w:color w:val="000000"/>
                <w:sz w:val="16"/>
                <w:szCs w:val="16"/>
              </w:rPr>
              <w:t>1166.21</w:t>
            </w:r>
          </w:p>
        </w:tc>
        <w:tc>
          <w:tcPr>
            <w:tcW w:w="812" w:type="dxa"/>
            <w:tcBorders>
              <w:top w:val="nil"/>
              <w:left w:val="nil"/>
              <w:bottom w:val="single" w:sz="12" w:space="0" w:color="FFFFFF"/>
              <w:right w:val="single" w:sz="12" w:space="0" w:color="FFFFFF"/>
            </w:tcBorders>
            <w:shd w:val="clear" w:color="auto" w:fill="F2F2F2"/>
            <w:vAlign w:val="center"/>
          </w:tcPr>
          <w:p w14:paraId="79ED7618" w14:textId="77777777" w:rsidR="00537A02" w:rsidRPr="00D7714F" w:rsidRDefault="00537A02" w:rsidP="00565445">
            <w:pPr>
              <w:spacing w:after="0"/>
              <w:jc w:val="center"/>
              <w:rPr>
                <w:color w:val="000000"/>
                <w:sz w:val="16"/>
                <w:szCs w:val="16"/>
              </w:rPr>
            </w:pPr>
            <w:r w:rsidRPr="00D7714F">
              <w:rPr>
                <w:color w:val="000000"/>
                <w:sz w:val="16"/>
                <w:szCs w:val="16"/>
              </w:rPr>
              <w:t>1.17</w:t>
            </w:r>
          </w:p>
        </w:tc>
      </w:tr>
      <w:tr w:rsidR="00537A02" w:rsidRPr="00D7714F" w14:paraId="38CEEB97"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78E4951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74392BB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504FC01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1E89D2E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286CD4D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722F002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1026625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2B967819"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468A132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3A0E72C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5754FB9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72442FB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3CE735E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0D0ACDC9" w14:textId="77777777" w:rsidR="00537A02" w:rsidRPr="00D7714F" w:rsidRDefault="00537A02" w:rsidP="00565445">
            <w:pPr>
              <w:spacing w:after="0"/>
              <w:rPr>
                <w:color w:val="000000"/>
                <w:sz w:val="16"/>
                <w:szCs w:val="16"/>
              </w:rPr>
            </w:pPr>
            <w:r w:rsidRPr="00D7714F">
              <w:rPr>
                <w:color w:val="000000"/>
                <w:sz w:val="16"/>
                <w:szCs w:val="16"/>
              </w:rPr>
              <w:t>MOSOCLLACTA</w:t>
            </w:r>
          </w:p>
        </w:tc>
        <w:tc>
          <w:tcPr>
            <w:tcW w:w="812" w:type="dxa"/>
            <w:tcBorders>
              <w:top w:val="nil"/>
              <w:left w:val="nil"/>
              <w:bottom w:val="single" w:sz="12" w:space="0" w:color="FFFFFF"/>
              <w:right w:val="single" w:sz="12" w:space="0" w:color="FFFFFF"/>
            </w:tcBorders>
            <w:shd w:val="clear" w:color="auto" w:fill="F2F2F2"/>
            <w:vAlign w:val="center"/>
          </w:tcPr>
          <w:p w14:paraId="728551B6" w14:textId="77777777" w:rsidR="00537A02" w:rsidRPr="00D7714F" w:rsidRDefault="00537A02" w:rsidP="00565445">
            <w:pPr>
              <w:spacing w:after="0"/>
              <w:jc w:val="center"/>
              <w:rPr>
                <w:color w:val="000000"/>
                <w:sz w:val="16"/>
                <w:szCs w:val="16"/>
              </w:rPr>
            </w:pPr>
            <w:r w:rsidRPr="00D7714F">
              <w:rPr>
                <w:color w:val="000000"/>
                <w:sz w:val="16"/>
                <w:szCs w:val="16"/>
              </w:rPr>
              <w:t>1924.23</w:t>
            </w:r>
          </w:p>
        </w:tc>
        <w:tc>
          <w:tcPr>
            <w:tcW w:w="812" w:type="dxa"/>
            <w:tcBorders>
              <w:top w:val="nil"/>
              <w:left w:val="nil"/>
              <w:bottom w:val="single" w:sz="12" w:space="0" w:color="FFFFFF"/>
              <w:right w:val="single" w:sz="12" w:space="0" w:color="FFFFFF"/>
            </w:tcBorders>
            <w:shd w:val="clear" w:color="auto" w:fill="F2F2F2"/>
            <w:vAlign w:val="center"/>
          </w:tcPr>
          <w:p w14:paraId="7F9CAE12" w14:textId="77777777" w:rsidR="00537A02" w:rsidRPr="00D7714F" w:rsidRDefault="00537A02" w:rsidP="00565445">
            <w:pPr>
              <w:spacing w:after="0"/>
              <w:jc w:val="center"/>
              <w:rPr>
                <w:color w:val="000000"/>
                <w:sz w:val="16"/>
                <w:szCs w:val="16"/>
              </w:rPr>
            </w:pPr>
            <w:r w:rsidRPr="00D7714F">
              <w:rPr>
                <w:color w:val="000000"/>
                <w:sz w:val="16"/>
                <w:szCs w:val="16"/>
              </w:rPr>
              <w:t>1.93</w:t>
            </w:r>
          </w:p>
        </w:tc>
      </w:tr>
      <w:tr w:rsidR="00537A02" w:rsidRPr="00D7714F" w14:paraId="7C63A6B8" w14:textId="77777777" w:rsidTr="00565445">
        <w:trPr>
          <w:trHeight w:val="70"/>
          <w:jc w:val="center"/>
        </w:trPr>
        <w:tc>
          <w:tcPr>
            <w:tcW w:w="300" w:type="dxa"/>
            <w:vMerge/>
            <w:tcBorders>
              <w:top w:val="nil"/>
              <w:left w:val="nil"/>
              <w:right w:val="single" w:sz="12" w:space="0" w:color="FFFFFF"/>
            </w:tcBorders>
            <w:shd w:val="clear" w:color="auto" w:fill="A8D08D"/>
            <w:vAlign w:val="center"/>
          </w:tcPr>
          <w:p w14:paraId="7530CDD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6C5627C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404088E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06D10C1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1CCA9A9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2399557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4C70A26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1814148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55644C3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03CCDDA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655F48C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137895C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14159FD9"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1CA20B0C" w14:textId="77777777" w:rsidR="00537A02" w:rsidRPr="00D7714F" w:rsidRDefault="00537A02" w:rsidP="00565445">
            <w:pPr>
              <w:spacing w:after="0"/>
              <w:rPr>
                <w:color w:val="000000"/>
                <w:sz w:val="16"/>
                <w:szCs w:val="16"/>
              </w:rPr>
            </w:pPr>
            <w:r w:rsidRPr="00D7714F">
              <w:rPr>
                <w:color w:val="000000"/>
                <w:sz w:val="16"/>
                <w:szCs w:val="16"/>
              </w:rPr>
              <w:t>CHACAN LUCRE</w:t>
            </w:r>
          </w:p>
        </w:tc>
        <w:tc>
          <w:tcPr>
            <w:tcW w:w="812" w:type="dxa"/>
            <w:tcBorders>
              <w:top w:val="nil"/>
              <w:left w:val="nil"/>
              <w:bottom w:val="single" w:sz="12" w:space="0" w:color="FFFFFF"/>
              <w:right w:val="single" w:sz="12" w:space="0" w:color="FFFFFF"/>
            </w:tcBorders>
            <w:shd w:val="clear" w:color="auto" w:fill="F2F2F2"/>
            <w:vAlign w:val="center"/>
          </w:tcPr>
          <w:p w14:paraId="0F8E7C37" w14:textId="77777777" w:rsidR="00537A02" w:rsidRPr="00D7714F" w:rsidRDefault="00537A02" w:rsidP="00565445">
            <w:pPr>
              <w:spacing w:after="0"/>
              <w:jc w:val="center"/>
              <w:rPr>
                <w:color w:val="000000"/>
                <w:sz w:val="16"/>
                <w:szCs w:val="16"/>
              </w:rPr>
            </w:pPr>
            <w:r w:rsidRPr="00D7714F">
              <w:rPr>
                <w:color w:val="000000"/>
                <w:sz w:val="16"/>
                <w:szCs w:val="16"/>
              </w:rPr>
              <w:t>441.43</w:t>
            </w:r>
          </w:p>
        </w:tc>
        <w:tc>
          <w:tcPr>
            <w:tcW w:w="812" w:type="dxa"/>
            <w:tcBorders>
              <w:top w:val="nil"/>
              <w:left w:val="nil"/>
              <w:bottom w:val="single" w:sz="12" w:space="0" w:color="FFFFFF"/>
              <w:right w:val="single" w:sz="12" w:space="0" w:color="FFFFFF"/>
            </w:tcBorders>
            <w:shd w:val="clear" w:color="auto" w:fill="F2F2F2"/>
            <w:vAlign w:val="center"/>
          </w:tcPr>
          <w:p w14:paraId="68400DF0" w14:textId="77777777" w:rsidR="00537A02" w:rsidRPr="00D7714F" w:rsidRDefault="00537A02" w:rsidP="00565445">
            <w:pPr>
              <w:spacing w:after="0"/>
              <w:jc w:val="center"/>
              <w:rPr>
                <w:color w:val="000000"/>
                <w:sz w:val="16"/>
                <w:szCs w:val="16"/>
              </w:rPr>
            </w:pPr>
            <w:r w:rsidRPr="00D7714F">
              <w:rPr>
                <w:color w:val="000000"/>
                <w:sz w:val="16"/>
                <w:szCs w:val="16"/>
              </w:rPr>
              <w:t>0.45</w:t>
            </w:r>
          </w:p>
        </w:tc>
      </w:tr>
      <w:tr w:rsidR="00537A02" w:rsidRPr="00D7714F" w14:paraId="5FBF00A2"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15FFEEB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1674839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0EE8434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7F696FA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0AEC4AD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2600859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7D12612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4526DB5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7EB9199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1E172A7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79C5000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159FF759"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34E0D84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30D6693F" w14:textId="77777777" w:rsidR="00537A02" w:rsidRPr="00D7714F" w:rsidRDefault="00537A02" w:rsidP="00565445">
            <w:pPr>
              <w:spacing w:after="0"/>
              <w:rPr>
                <w:color w:val="000000"/>
                <w:sz w:val="16"/>
                <w:szCs w:val="16"/>
              </w:rPr>
            </w:pPr>
            <w:r w:rsidRPr="00D7714F">
              <w:rPr>
                <w:color w:val="000000"/>
                <w:sz w:val="16"/>
                <w:szCs w:val="16"/>
              </w:rPr>
              <w:t>AYARMACA</w:t>
            </w:r>
          </w:p>
        </w:tc>
        <w:tc>
          <w:tcPr>
            <w:tcW w:w="812" w:type="dxa"/>
            <w:tcBorders>
              <w:top w:val="nil"/>
              <w:left w:val="nil"/>
              <w:bottom w:val="single" w:sz="12" w:space="0" w:color="FFFFFF"/>
              <w:right w:val="single" w:sz="12" w:space="0" w:color="FFFFFF"/>
            </w:tcBorders>
            <w:shd w:val="clear" w:color="auto" w:fill="F2F2F2"/>
            <w:vAlign w:val="center"/>
          </w:tcPr>
          <w:p w14:paraId="2C9071FA" w14:textId="77777777" w:rsidR="00537A02" w:rsidRPr="00D7714F" w:rsidRDefault="00537A02" w:rsidP="00565445">
            <w:pPr>
              <w:spacing w:after="0"/>
              <w:jc w:val="center"/>
              <w:rPr>
                <w:color w:val="000000"/>
                <w:sz w:val="16"/>
                <w:szCs w:val="16"/>
              </w:rPr>
            </w:pPr>
            <w:r w:rsidRPr="00D7714F">
              <w:rPr>
                <w:color w:val="000000"/>
                <w:sz w:val="16"/>
                <w:szCs w:val="16"/>
              </w:rPr>
              <w:t>549.84</w:t>
            </w:r>
          </w:p>
        </w:tc>
        <w:tc>
          <w:tcPr>
            <w:tcW w:w="812" w:type="dxa"/>
            <w:tcBorders>
              <w:top w:val="nil"/>
              <w:left w:val="nil"/>
              <w:bottom w:val="single" w:sz="12" w:space="0" w:color="FFFFFF"/>
              <w:right w:val="single" w:sz="12" w:space="0" w:color="FFFFFF"/>
            </w:tcBorders>
            <w:shd w:val="clear" w:color="auto" w:fill="F2F2F2"/>
            <w:vAlign w:val="center"/>
          </w:tcPr>
          <w:p w14:paraId="3C71405D" w14:textId="77777777" w:rsidR="00537A02" w:rsidRPr="00D7714F" w:rsidRDefault="00537A02" w:rsidP="00565445">
            <w:pPr>
              <w:spacing w:after="0"/>
              <w:jc w:val="center"/>
              <w:rPr>
                <w:color w:val="000000"/>
                <w:sz w:val="16"/>
                <w:szCs w:val="16"/>
              </w:rPr>
            </w:pPr>
            <w:r w:rsidRPr="00D7714F">
              <w:rPr>
                <w:color w:val="000000"/>
                <w:sz w:val="16"/>
                <w:szCs w:val="16"/>
              </w:rPr>
              <w:t>0.55</w:t>
            </w:r>
          </w:p>
        </w:tc>
      </w:tr>
      <w:tr w:rsidR="00537A02" w:rsidRPr="00D7714F" w14:paraId="1EADCFB9"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3D88205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2A4C989F"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5787D36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10C5960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071A015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0BB2E65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693B48C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22631A5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4EF52EC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2F0F64B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7C97F966"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6D47C95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7604289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1895C076" w14:textId="77777777" w:rsidR="00537A02" w:rsidRPr="00D7714F" w:rsidRDefault="00537A02" w:rsidP="00565445">
            <w:pPr>
              <w:spacing w:after="0"/>
              <w:rPr>
                <w:color w:val="000000"/>
                <w:sz w:val="16"/>
                <w:szCs w:val="16"/>
              </w:rPr>
            </w:pPr>
            <w:r w:rsidRPr="00D7714F">
              <w:rPr>
                <w:color w:val="000000"/>
                <w:sz w:val="16"/>
                <w:szCs w:val="16"/>
              </w:rPr>
              <w:t>KEHUAR</w:t>
            </w:r>
          </w:p>
        </w:tc>
        <w:tc>
          <w:tcPr>
            <w:tcW w:w="812" w:type="dxa"/>
            <w:tcBorders>
              <w:top w:val="nil"/>
              <w:left w:val="nil"/>
              <w:bottom w:val="single" w:sz="12" w:space="0" w:color="FFFFFF"/>
              <w:right w:val="single" w:sz="12" w:space="0" w:color="FFFFFF"/>
            </w:tcBorders>
            <w:shd w:val="clear" w:color="auto" w:fill="F2F2F2"/>
            <w:vAlign w:val="center"/>
          </w:tcPr>
          <w:p w14:paraId="44052ABC" w14:textId="77777777" w:rsidR="00537A02" w:rsidRPr="00D7714F" w:rsidRDefault="00537A02" w:rsidP="00565445">
            <w:pPr>
              <w:spacing w:after="0"/>
              <w:jc w:val="center"/>
              <w:rPr>
                <w:color w:val="000000"/>
                <w:sz w:val="16"/>
                <w:szCs w:val="16"/>
              </w:rPr>
            </w:pPr>
            <w:r w:rsidRPr="00D7714F">
              <w:rPr>
                <w:color w:val="000000"/>
                <w:sz w:val="16"/>
                <w:szCs w:val="16"/>
              </w:rPr>
              <w:t>1088.51</w:t>
            </w:r>
          </w:p>
        </w:tc>
        <w:tc>
          <w:tcPr>
            <w:tcW w:w="812" w:type="dxa"/>
            <w:tcBorders>
              <w:top w:val="nil"/>
              <w:left w:val="nil"/>
              <w:bottom w:val="single" w:sz="12" w:space="0" w:color="FFFFFF"/>
              <w:right w:val="single" w:sz="12" w:space="0" w:color="FFFFFF"/>
            </w:tcBorders>
            <w:shd w:val="clear" w:color="auto" w:fill="F2F2F2"/>
            <w:vAlign w:val="center"/>
          </w:tcPr>
          <w:p w14:paraId="15454D29" w14:textId="77777777" w:rsidR="00537A02" w:rsidRPr="00D7714F" w:rsidRDefault="00537A02" w:rsidP="00565445">
            <w:pPr>
              <w:spacing w:after="0"/>
              <w:jc w:val="center"/>
              <w:rPr>
                <w:color w:val="000000"/>
                <w:sz w:val="16"/>
                <w:szCs w:val="16"/>
              </w:rPr>
            </w:pPr>
            <w:r w:rsidRPr="00D7714F">
              <w:rPr>
                <w:color w:val="000000"/>
                <w:sz w:val="16"/>
                <w:szCs w:val="16"/>
              </w:rPr>
              <w:t>1.09</w:t>
            </w:r>
          </w:p>
        </w:tc>
      </w:tr>
      <w:tr w:rsidR="00537A02" w:rsidRPr="00D7714F" w14:paraId="5C6B0680"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0D06BE0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56B4F9D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77E2A5F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4D06F42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1ED0CE1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4B7F06FF"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633C38C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185B29D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7C603CF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130FF49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6626764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6C93870F"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72B1366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13819D56" w14:textId="77777777" w:rsidR="00537A02" w:rsidRPr="00D7714F" w:rsidRDefault="00537A02" w:rsidP="00565445">
            <w:pPr>
              <w:spacing w:after="0"/>
              <w:rPr>
                <w:color w:val="000000"/>
                <w:sz w:val="16"/>
                <w:szCs w:val="16"/>
              </w:rPr>
            </w:pPr>
            <w:r w:rsidRPr="00D7714F">
              <w:rPr>
                <w:color w:val="000000"/>
                <w:sz w:val="16"/>
                <w:szCs w:val="16"/>
              </w:rPr>
              <w:t>LLUSCANAY</w:t>
            </w:r>
          </w:p>
        </w:tc>
        <w:tc>
          <w:tcPr>
            <w:tcW w:w="812" w:type="dxa"/>
            <w:tcBorders>
              <w:top w:val="nil"/>
              <w:left w:val="nil"/>
              <w:bottom w:val="single" w:sz="12" w:space="0" w:color="FFFFFF"/>
              <w:right w:val="single" w:sz="12" w:space="0" w:color="FFFFFF"/>
            </w:tcBorders>
            <w:shd w:val="clear" w:color="auto" w:fill="F2F2F2"/>
            <w:vAlign w:val="center"/>
          </w:tcPr>
          <w:p w14:paraId="6E7DA675" w14:textId="77777777" w:rsidR="00537A02" w:rsidRPr="00D7714F" w:rsidRDefault="00537A02" w:rsidP="00565445">
            <w:pPr>
              <w:spacing w:after="0"/>
              <w:jc w:val="center"/>
              <w:rPr>
                <w:color w:val="000000"/>
                <w:sz w:val="16"/>
                <w:szCs w:val="16"/>
              </w:rPr>
            </w:pPr>
            <w:r w:rsidRPr="00D7714F">
              <w:rPr>
                <w:color w:val="000000"/>
                <w:sz w:val="16"/>
                <w:szCs w:val="16"/>
              </w:rPr>
              <w:t>1318.77</w:t>
            </w:r>
          </w:p>
        </w:tc>
        <w:tc>
          <w:tcPr>
            <w:tcW w:w="812" w:type="dxa"/>
            <w:tcBorders>
              <w:top w:val="nil"/>
              <w:left w:val="nil"/>
              <w:bottom w:val="single" w:sz="12" w:space="0" w:color="FFFFFF"/>
              <w:right w:val="single" w:sz="12" w:space="0" w:color="FFFFFF"/>
            </w:tcBorders>
            <w:shd w:val="clear" w:color="auto" w:fill="F2F2F2"/>
            <w:vAlign w:val="center"/>
          </w:tcPr>
          <w:p w14:paraId="6567DBE0" w14:textId="77777777" w:rsidR="00537A02" w:rsidRPr="00D7714F" w:rsidRDefault="00537A02" w:rsidP="00565445">
            <w:pPr>
              <w:spacing w:after="0"/>
              <w:jc w:val="center"/>
              <w:rPr>
                <w:color w:val="000000"/>
                <w:sz w:val="16"/>
                <w:szCs w:val="16"/>
              </w:rPr>
            </w:pPr>
            <w:r w:rsidRPr="00D7714F">
              <w:rPr>
                <w:color w:val="000000"/>
                <w:sz w:val="16"/>
                <w:szCs w:val="16"/>
              </w:rPr>
              <w:t>1.32</w:t>
            </w:r>
          </w:p>
        </w:tc>
      </w:tr>
      <w:tr w:rsidR="00537A02" w:rsidRPr="00D7714F" w14:paraId="65BFADB0" w14:textId="77777777" w:rsidTr="00565445">
        <w:trPr>
          <w:trHeight w:val="50"/>
          <w:jc w:val="center"/>
        </w:trPr>
        <w:tc>
          <w:tcPr>
            <w:tcW w:w="300" w:type="dxa"/>
            <w:vMerge w:val="restart"/>
            <w:tcBorders>
              <w:top w:val="nil"/>
              <w:left w:val="nil"/>
              <w:right w:val="single" w:sz="12" w:space="0" w:color="FFFFFF"/>
            </w:tcBorders>
            <w:shd w:val="clear" w:color="auto" w:fill="A8D08D"/>
            <w:vAlign w:val="center"/>
          </w:tcPr>
          <w:p w14:paraId="10E54C72" w14:textId="77777777" w:rsidR="00537A02" w:rsidRPr="00D7714F" w:rsidRDefault="00537A02" w:rsidP="00565445">
            <w:pPr>
              <w:spacing w:after="0"/>
              <w:jc w:val="center"/>
              <w:rPr>
                <w:color w:val="000000"/>
                <w:sz w:val="16"/>
                <w:szCs w:val="16"/>
              </w:rPr>
            </w:pPr>
            <w:r w:rsidRPr="00D7714F">
              <w:rPr>
                <w:color w:val="000000"/>
                <w:sz w:val="16"/>
                <w:szCs w:val="16"/>
              </w:rPr>
              <w:t>2</w:t>
            </w:r>
          </w:p>
        </w:tc>
        <w:tc>
          <w:tcPr>
            <w:tcW w:w="652" w:type="dxa"/>
            <w:vMerge w:val="restart"/>
            <w:tcBorders>
              <w:top w:val="nil"/>
              <w:left w:val="nil"/>
              <w:right w:val="single" w:sz="12" w:space="0" w:color="FFFFFF"/>
            </w:tcBorders>
            <w:shd w:val="clear" w:color="auto" w:fill="F2F2F2"/>
            <w:vAlign w:val="center"/>
          </w:tcPr>
          <w:p w14:paraId="47B27320" w14:textId="77777777" w:rsidR="00537A02" w:rsidRPr="00D7714F" w:rsidRDefault="00537A02" w:rsidP="00565445">
            <w:pPr>
              <w:spacing w:after="0"/>
              <w:jc w:val="center"/>
              <w:rPr>
                <w:color w:val="000000"/>
                <w:sz w:val="16"/>
                <w:szCs w:val="16"/>
              </w:rPr>
            </w:pPr>
            <w:r w:rsidRPr="00D7714F">
              <w:rPr>
                <w:color w:val="000000"/>
                <w:sz w:val="16"/>
                <w:szCs w:val="16"/>
              </w:rPr>
              <w:t>L-1002</w:t>
            </w:r>
          </w:p>
        </w:tc>
        <w:tc>
          <w:tcPr>
            <w:tcW w:w="891" w:type="dxa"/>
            <w:vMerge w:val="restart"/>
            <w:tcBorders>
              <w:top w:val="nil"/>
              <w:left w:val="nil"/>
              <w:right w:val="single" w:sz="12" w:space="0" w:color="FFFFFF"/>
            </w:tcBorders>
            <w:shd w:val="clear" w:color="auto" w:fill="F2F2F2"/>
            <w:vAlign w:val="center"/>
          </w:tcPr>
          <w:p w14:paraId="23F777EE" w14:textId="77777777" w:rsidR="00537A02" w:rsidRPr="00D7714F" w:rsidRDefault="00537A02" w:rsidP="00565445">
            <w:pPr>
              <w:spacing w:after="0"/>
              <w:rPr>
                <w:color w:val="000000"/>
                <w:sz w:val="16"/>
                <w:szCs w:val="16"/>
              </w:rPr>
            </w:pPr>
            <w:r w:rsidRPr="00D7714F">
              <w:rPr>
                <w:color w:val="000000"/>
                <w:sz w:val="16"/>
                <w:szCs w:val="16"/>
              </w:rPr>
              <w:t>LT MACHUPICCHU - QUENCORO - ONOCORA - TINTAYA</w:t>
            </w:r>
          </w:p>
        </w:tc>
        <w:tc>
          <w:tcPr>
            <w:tcW w:w="779" w:type="dxa"/>
            <w:vMerge w:val="restart"/>
            <w:tcBorders>
              <w:top w:val="nil"/>
              <w:left w:val="nil"/>
              <w:right w:val="single" w:sz="12" w:space="0" w:color="FFFFFF"/>
            </w:tcBorders>
            <w:shd w:val="clear" w:color="auto" w:fill="F2F2F2"/>
            <w:vAlign w:val="center"/>
          </w:tcPr>
          <w:p w14:paraId="67C0AF1D" w14:textId="77777777" w:rsidR="00537A02" w:rsidRPr="00D7714F" w:rsidRDefault="00537A02" w:rsidP="00565445">
            <w:pPr>
              <w:spacing w:after="0"/>
              <w:jc w:val="center"/>
              <w:rPr>
                <w:color w:val="000000"/>
                <w:sz w:val="16"/>
                <w:szCs w:val="16"/>
              </w:rPr>
            </w:pPr>
            <w:r w:rsidRPr="00D7714F">
              <w:rPr>
                <w:color w:val="000000"/>
                <w:sz w:val="16"/>
                <w:szCs w:val="16"/>
              </w:rPr>
              <w:t>ABENGOA PERÚ - ATN 3 S.A.</w:t>
            </w:r>
          </w:p>
        </w:tc>
        <w:tc>
          <w:tcPr>
            <w:tcW w:w="1010" w:type="dxa"/>
            <w:vMerge w:val="restart"/>
            <w:tcBorders>
              <w:top w:val="nil"/>
              <w:left w:val="nil"/>
              <w:right w:val="single" w:sz="12" w:space="0" w:color="FFFFFF"/>
            </w:tcBorders>
            <w:shd w:val="clear" w:color="auto" w:fill="F2F2F2"/>
            <w:vAlign w:val="center"/>
          </w:tcPr>
          <w:p w14:paraId="660ADA94" w14:textId="77777777" w:rsidR="00537A02" w:rsidRPr="00D7714F" w:rsidRDefault="00537A02" w:rsidP="00565445">
            <w:pPr>
              <w:spacing w:after="0"/>
              <w:jc w:val="center"/>
              <w:rPr>
                <w:color w:val="000000"/>
                <w:sz w:val="16"/>
                <w:szCs w:val="16"/>
              </w:rPr>
            </w:pPr>
            <w:r w:rsidRPr="00D7714F">
              <w:rPr>
                <w:color w:val="000000"/>
                <w:sz w:val="16"/>
                <w:szCs w:val="16"/>
              </w:rPr>
              <w:t>U_INVERSION</w:t>
            </w:r>
          </w:p>
        </w:tc>
        <w:tc>
          <w:tcPr>
            <w:tcW w:w="905" w:type="dxa"/>
            <w:vMerge w:val="restart"/>
            <w:tcBorders>
              <w:top w:val="nil"/>
              <w:left w:val="nil"/>
              <w:right w:val="single" w:sz="12" w:space="0" w:color="FFFFFF"/>
            </w:tcBorders>
            <w:shd w:val="clear" w:color="auto" w:fill="F2F2F2"/>
            <w:vAlign w:val="center"/>
          </w:tcPr>
          <w:p w14:paraId="497040F3" w14:textId="77777777" w:rsidR="00537A02" w:rsidRPr="00D7714F" w:rsidRDefault="00537A02" w:rsidP="00565445">
            <w:pPr>
              <w:spacing w:after="0"/>
              <w:jc w:val="center"/>
              <w:rPr>
                <w:color w:val="000000"/>
                <w:sz w:val="16"/>
                <w:szCs w:val="16"/>
              </w:rPr>
            </w:pPr>
            <w:r w:rsidRPr="00D7714F">
              <w:rPr>
                <w:color w:val="000000"/>
                <w:sz w:val="16"/>
                <w:szCs w:val="16"/>
              </w:rPr>
              <w:t>25/12/2016</w:t>
            </w:r>
          </w:p>
        </w:tc>
        <w:tc>
          <w:tcPr>
            <w:tcW w:w="829" w:type="dxa"/>
            <w:vMerge w:val="restart"/>
            <w:tcBorders>
              <w:top w:val="nil"/>
              <w:left w:val="nil"/>
              <w:right w:val="single" w:sz="12" w:space="0" w:color="FFFFFF"/>
            </w:tcBorders>
            <w:shd w:val="clear" w:color="auto" w:fill="F2F2F2"/>
            <w:vAlign w:val="center"/>
          </w:tcPr>
          <w:p w14:paraId="7278744E" w14:textId="77777777" w:rsidR="00537A02" w:rsidRPr="00D7714F" w:rsidRDefault="00537A02" w:rsidP="00565445">
            <w:pPr>
              <w:spacing w:after="0"/>
              <w:jc w:val="center"/>
              <w:rPr>
                <w:color w:val="000000"/>
                <w:sz w:val="16"/>
                <w:szCs w:val="16"/>
              </w:rPr>
            </w:pPr>
            <w:r w:rsidRPr="00D7714F">
              <w:rPr>
                <w:color w:val="000000"/>
                <w:sz w:val="16"/>
                <w:szCs w:val="16"/>
              </w:rPr>
              <w:t>EXISTENTE</w:t>
            </w:r>
          </w:p>
        </w:tc>
        <w:tc>
          <w:tcPr>
            <w:tcW w:w="717" w:type="dxa"/>
            <w:vMerge w:val="restart"/>
            <w:tcBorders>
              <w:top w:val="nil"/>
              <w:left w:val="nil"/>
              <w:right w:val="single" w:sz="12" w:space="0" w:color="FFFFFF"/>
            </w:tcBorders>
            <w:shd w:val="clear" w:color="auto" w:fill="F2F2F2"/>
            <w:vAlign w:val="center"/>
          </w:tcPr>
          <w:p w14:paraId="1212BFDC" w14:textId="77777777" w:rsidR="00537A02" w:rsidRPr="00D7714F" w:rsidRDefault="00537A02" w:rsidP="00565445">
            <w:pPr>
              <w:spacing w:after="0"/>
              <w:jc w:val="center"/>
              <w:rPr>
                <w:color w:val="000000"/>
                <w:sz w:val="16"/>
                <w:szCs w:val="16"/>
              </w:rPr>
            </w:pPr>
            <w:r w:rsidRPr="00D7714F">
              <w:rPr>
                <w:color w:val="000000"/>
                <w:sz w:val="16"/>
                <w:szCs w:val="16"/>
              </w:rPr>
              <w:t>ALTA</w:t>
            </w:r>
          </w:p>
        </w:tc>
        <w:tc>
          <w:tcPr>
            <w:tcW w:w="760" w:type="dxa"/>
            <w:vMerge w:val="restart"/>
            <w:tcBorders>
              <w:top w:val="nil"/>
              <w:left w:val="nil"/>
              <w:right w:val="single" w:sz="12" w:space="0" w:color="FFFFFF"/>
            </w:tcBorders>
            <w:shd w:val="clear" w:color="auto" w:fill="F2F2F2"/>
            <w:vAlign w:val="center"/>
          </w:tcPr>
          <w:p w14:paraId="74572792" w14:textId="77777777" w:rsidR="00537A02" w:rsidRPr="00D7714F" w:rsidRDefault="00537A02" w:rsidP="00565445">
            <w:pPr>
              <w:spacing w:after="0"/>
              <w:jc w:val="center"/>
              <w:rPr>
                <w:color w:val="000000"/>
                <w:sz w:val="16"/>
                <w:szCs w:val="16"/>
              </w:rPr>
            </w:pPr>
            <w:r w:rsidRPr="00D7714F">
              <w:rPr>
                <w:color w:val="000000"/>
                <w:sz w:val="16"/>
                <w:szCs w:val="16"/>
              </w:rPr>
              <w:t>220 kV</w:t>
            </w:r>
          </w:p>
        </w:tc>
        <w:tc>
          <w:tcPr>
            <w:tcW w:w="1099" w:type="dxa"/>
            <w:vMerge w:val="restart"/>
            <w:tcBorders>
              <w:top w:val="nil"/>
              <w:left w:val="nil"/>
              <w:right w:val="single" w:sz="12" w:space="0" w:color="FFFFFF"/>
            </w:tcBorders>
            <w:shd w:val="clear" w:color="auto" w:fill="F2F2F2"/>
            <w:vAlign w:val="center"/>
          </w:tcPr>
          <w:p w14:paraId="4E960546" w14:textId="77777777" w:rsidR="00537A02" w:rsidRPr="00D7714F" w:rsidRDefault="00537A02" w:rsidP="00565445">
            <w:pPr>
              <w:spacing w:after="0"/>
              <w:jc w:val="center"/>
              <w:rPr>
                <w:color w:val="000000"/>
                <w:sz w:val="16"/>
                <w:szCs w:val="16"/>
              </w:rPr>
            </w:pPr>
            <w:r w:rsidRPr="00D7714F">
              <w:rPr>
                <w:color w:val="000000"/>
                <w:sz w:val="16"/>
                <w:szCs w:val="16"/>
              </w:rPr>
              <w:t>25.00</w:t>
            </w:r>
          </w:p>
        </w:tc>
        <w:tc>
          <w:tcPr>
            <w:tcW w:w="1358" w:type="dxa"/>
            <w:vMerge w:val="restart"/>
            <w:tcBorders>
              <w:top w:val="nil"/>
              <w:left w:val="nil"/>
              <w:right w:val="single" w:sz="12" w:space="0" w:color="FFFFFF"/>
            </w:tcBorders>
            <w:shd w:val="clear" w:color="auto" w:fill="F2F2F2"/>
            <w:vAlign w:val="center"/>
          </w:tcPr>
          <w:p w14:paraId="6C55245F" w14:textId="77777777" w:rsidR="00537A02" w:rsidRPr="00D7714F" w:rsidRDefault="00537A02" w:rsidP="00565445">
            <w:pPr>
              <w:spacing w:after="0"/>
              <w:jc w:val="center"/>
              <w:rPr>
                <w:color w:val="000000"/>
                <w:sz w:val="16"/>
                <w:szCs w:val="16"/>
              </w:rPr>
            </w:pPr>
            <w:r w:rsidRPr="00D7714F">
              <w:rPr>
                <w:color w:val="000000"/>
                <w:sz w:val="16"/>
                <w:szCs w:val="16"/>
              </w:rPr>
              <w:t>CUSCO</w:t>
            </w:r>
          </w:p>
        </w:tc>
        <w:tc>
          <w:tcPr>
            <w:tcW w:w="858" w:type="dxa"/>
            <w:vMerge w:val="restart"/>
            <w:tcBorders>
              <w:top w:val="nil"/>
              <w:left w:val="nil"/>
              <w:right w:val="single" w:sz="12" w:space="0" w:color="FFFFFF"/>
            </w:tcBorders>
            <w:shd w:val="clear" w:color="auto" w:fill="F2F2F2"/>
            <w:vAlign w:val="center"/>
          </w:tcPr>
          <w:p w14:paraId="19613777" w14:textId="77777777" w:rsidR="00537A02" w:rsidRPr="00D7714F" w:rsidRDefault="00537A02" w:rsidP="00565445">
            <w:pPr>
              <w:spacing w:after="0"/>
              <w:jc w:val="center"/>
              <w:rPr>
                <w:color w:val="000000"/>
                <w:sz w:val="16"/>
                <w:szCs w:val="16"/>
              </w:rPr>
            </w:pPr>
            <w:r w:rsidRPr="00D7714F">
              <w:rPr>
                <w:color w:val="000000"/>
                <w:sz w:val="16"/>
                <w:szCs w:val="16"/>
              </w:rPr>
              <w:t>ANTA</w:t>
            </w:r>
          </w:p>
        </w:tc>
        <w:tc>
          <w:tcPr>
            <w:tcW w:w="753" w:type="dxa"/>
            <w:vMerge w:val="restart"/>
            <w:tcBorders>
              <w:top w:val="nil"/>
              <w:left w:val="nil"/>
              <w:right w:val="single" w:sz="12" w:space="0" w:color="FFFFFF"/>
            </w:tcBorders>
            <w:shd w:val="clear" w:color="auto" w:fill="F2F2F2"/>
            <w:vAlign w:val="center"/>
          </w:tcPr>
          <w:p w14:paraId="419999E3" w14:textId="77777777" w:rsidR="00537A02" w:rsidRPr="00D7714F" w:rsidRDefault="00537A02" w:rsidP="00565445">
            <w:pPr>
              <w:spacing w:after="0"/>
              <w:jc w:val="center"/>
              <w:rPr>
                <w:color w:val="000000"/>
                <w:sz w:val="16"/>
                <w:szCs w:val="16"/>
              </w:rPr>
            </w:pPr>
            <w:r w:rsidRPr="00D7714F">
              <w:rPr>
                <w:color w:val="000000"/>
                <w:sz w:val="16"/>
                <w:szCs w:val="16"/>
              </w:rPr>
              <w:t>ANTA</w:t>
            </w:r>
          </w:p>
        </w:tc>
        <w:tc>
          <w:tcPr>
            <w:tcW w:w="1454" w:type="dxa"/>
            <w:tcBorders>
              <w:top w:val="nil"/>
              <w:left w:val="nil"/>
              <w:bottom w:val="single" w:sz="12" w:space="0" w:color="FFFFFF"/>
              <w:right w:val="single" w:sz="12" w:space="0" w:color="FFFFFF"/>
            </w:tcBorders>
            <w:shd w:val="clear" w:color="auto" w:fill="F2F2F2"/>
            <w:vAlign w:val="center"/>
          </w:tcPr>
          <w:p w14:paraId="3CB16225" w14:textId="77777777" w:rsidR="00537A02" w:rsidRPr="00D7714F" w:rsidRDefault="00537A02" w:rsidP="00565445">
            <w:pPr>
              <w:spacing w:after="0"/>
              <w:rPr>
                <w:color w:val="000000"/>
                <w:sz w:val="16"/>
                <w:szCs w:val="16"/>
              </w:rPr>
            </w:pPr>
            <w:r w:rsidRPr="00D7714F">
              <w:rPr>
                <w:color w:val="000000"/>
                <w:sz w:val="16"/>
                <w:szCs w:val="16"/>
              </w:rPr>
              <w:t>AGUSTIN GAMARRA PICHOC</w:t>
            </w:r>
          </w:p>
        </w:tc>
        <w:tc>
          <w:tcPr>
            <w:tcW w:w="812" w:type="dxa"/>
            <w:tcBorders>
              <w:top w:val="nil"/>
              <w:left w:val="nil"/>
              <w:bottom w:val="single" w:sz="12" w:space="0" w:color="FFFFFF"/>
              <w:right w:val="single" w:sz="12" w:space="0" w:color="FFFFFF"/>
            </w:tcBorders>
            <w:shd w:val="clear" w:color="auto" w:fill="F2F2F2"/>
            <w:vAlign w:val="center"/>
          </w:tcPr>
          <w:p w14:paraId="7C0F069F" w14:textId="77777777" w:rsidR="00537A02" w:rsidRPr="00D7714F" w:rsidRDefault="00537A02" w:rsidP="00565445">
            <w:pPr>
              <w:spacing w:after="0"/>
              <w:jc w:val="center"/>
              <w:rPr>
                <w:color w:val="000000"/>
                <w:sz w:val="16"/>
                <w:szCs w:val="16"/>
              </w:rPr>
            </w:pPr>
            <w:r w:rsidRPr="00D7714F">
              <w:rPr>
                <w:color w:val="000000"/>
                <w:sz w:val="16"/>
                <w:szCs w:val="16"/>
              </w:rPr>
              <w:t>738.06</w:t>
            </w:r>
          </w:p>
        </w:tc>
        <w:tc>
          <w:tcPr>
            <w:tcW w:w="812" w:type="dxa"/>
            <w:tcBorders>
              <w:top w:val="nil"/>
              <w:left w:val="nil"/>
              <w:bottom w:val="single" w:sz="12" w:space="0" w:color="FFFFFF"/>
              <w:right w:val="single" w:sz="12" w:space="0" w:color="FFFFFF"/>
            </w:tcBorders>
            <w:shd w:val="clear" w:color="auto" w:fill="F2F2F2"/>
            <w:vAlign w:val="center"/>
          </w:tcPr>
          <w:p w14:paraId="677DF227" w14:textId="77777777" w:rsidR="00537A02" w:rsidRPr="00D7714F" w:rsidRDefault="00537A02" w:rsidP="00565445">
            <w:pPr>
              <w:spacing w:after="0"/>
              <w:jc w:val="center"/>
              <w:rPr>
                <w:color w:val="000000"/>
                <w:sz w:val="16"/>
                <w:szCs w:val="16"/>
              </w:rPr>
            </w:pPr>
            <w:r w:rsidRPr="00D7714F">
              <w:rPr>
                <w:color w:val="000000"/>
                <w:sz w:val="16"/>
                <w:szCs w:val="16"/>
              </w:rPr>
              <w:t>0.74</w:t>
            </w:r>
          </w:p>
        </w:tc>
      </w:tr>
      <w:tr w:rsidR="00537A02" w:rsidRPr="00D7714F" w14:paraId="5298FCAC"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05772BE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47DB22A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3CCCC77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170E056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0FF288C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667608E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5940016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078369F9"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578531D9"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2BD63B1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54A65C8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0D38086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39A6FFB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56AD7822" w14:textId="77777777" w:rsidR="00537A02" w:rsidRPr="00D7714F" w:rsidRDefault="00537A02" w:rsidP="00565445">
            <w:pPr>
              <w:spacing w:after="0"/>
              <w:rPr>
                <w:color w:val="000000"/>
                <w:sz w:val="16"/>
                <w:szCs w:val="16"/>
              </w:rPr>
            </w:pPr>
            <w:r w:rsidRPr="00D7714F">
              <w:rPr>
                <w:color w:val="000000"/>
                <w:sz w:val="16"/>
                <w:szCs w:val="16"/>
              </w:rPr>
              <w:t>CHACAN LUCRE</w:t>
            </w:r>
          </w:p>
        </w:tc>
        <w:tc>
          <w:tcPr>
            <w:tcW w:w="812" w:type="dxa"/>
            <w:tcBorders>
              <w:top w:val="nil"/>
              <w:left w:val="nil"/>
              <w:bottom w:val="single" w:sz="12" w:space="0" w:color="FFFFFF"/>
              <w:right w:val="single" w:sz="12" w:space="0" w:color="FFFFFF"/>
            </w:tcBorders>
            <w:shd w:val="clear" w:color="auto" w:fill="F2F2F2"/>
            <w:vAlign w:val="center"/>
          </w:tcPr>
          <w:p w14:paraId="57E689F7" w14:textId="77777777" w:rsidR="00537A02" w:rsidRPr="00D7714F" w:rsidRDefault="00537A02" w:rsidP="00565445">
            <w:pPr>
              <w:spacing w:after="0"/>
              <w:jc w:val="center"/>
              <w:rPr>
                <w:color w:val="000000"/>
                <w:sz w:val="16"/>
                <w:szCs w:val="16"/>
              </w:rPr>
            </w:pPr>
            <w:r w:rsidRPr="00D7714F">
              <w:rPr>
                <w:color w:val="000000"/>
                <w:sz w:val="16"/>
                <w:szCs w:val="16"/>
              </w:rPr>
              <w:t>342.82</w:t>
            </w:r>
          </w:p>
        </w:tc>
        <w:tc>
          <w:tcPr>
            <w:tcW w:w="812" w:type="dxa"/>
            <w:tcBorders>
              <w:top w:val="nil"/>
              <w:left w:val="nil"/>
              <w:bottom w:val="single" w:sz="12" w:space="0" w:color="FFFFFF"/>
              <w:right w:val="single" w:sz="12" w:space="0" w:color="FFFFFF"/>
            </w:tcBorders>
            <w:shd w:val="clear" w:color="auto" w:fill="F2F2F2"/>
            <w:vAlign w:val="center"/>
          </w:tcPr>
          <w:p w14:paraId="4247ABDC" w14:textId="77777777" w:rsidR="00537A02" w:rsidRPr="00D7714F" w:rsidRDefault="00537A02" w:rsidP="00565445">
            <w:pPr>
              <w:spacing w:after="0"/>
              <w:jc w:val="center"/>
              <w:rPr>
                <w:color w:val="000000"/>
                <w:sz w:val="16"/>
                <w:szCs w:val="16"/>
              </w:rPr>
            </w:pPr>
            <w:r w:rsidRPr="00D7714F">
              <w:rPr>
                <w:color w:val="000000"/>
                <w:sz w:val="16"/>
                <w:szCs w:val="16"/>
              </w:rPr>
              <w:t>0.35</w:t>
            </w:r>
          </w:p>
        </w:tc>
      </w:tr>
      <w:tr w:rsidR="00537A02" w:rsidRPr="00D7714F" w14:paraId="6169D77C"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522245F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07E25199"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106117A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77D5169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44CF9BA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6B9353E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0E07610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4C22DAC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7030FBA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2234432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4A016CF6"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33BDF6E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19B4E39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4B8BE721" w14:textId="77777777" w:rsidR="00537A02" w:rsidRPr="00D7714F" w:rsidRDefault="00537A02" w:rsidP="00565445">
            <w:pPr>
              <w:spacing w:after="0"/>
              <w:rPr>
                <w:color w:val="000000"/>
                <w:sz w:val="16"/>
                <w:szCs w:val="16"/>
              </w:rPr>
            </w:pPr>
            <w:r w:rsidRPr="00D7714F">
              <w:rPr>
                <w:color w:val="000000"/>
                <w:sz w:val="16"/>
                <w:szCs w:val="16"/>
              </w:rPr>
              <w:t>AYARMACA</w:t>
            </w:r>
          </w:p>
        </w:tc>
        <w:tc>
          <w:tcPr>
            <w:tcW w:w="812" w:type="dxa"/>
            <w:tcBorders>
              <w:top w:val="nil"/>
              <w:left w:val="nil"/>
              <w:bottom w:val="single" w:sz="12" w:space="0" w:color="FFFFFF"/>
              <w:right w:val="single" w:sz="12" w:space="0" w:color="FFFFFF"/>
            </w:tcBorders>
            <w:shd w:val="clear" w:color="auto" w:fill="F2F2F2"/>
            <w:vAlign w:val="center"/>
          </w:tcPr>
          <w:p w14:paraId="512EBD92" w14:textId="77777777" w:rsidR="00537A02" w:rsidRPr="00D7714F" w:rsidRDefault="00537A02" w:rsidP="00565445">
            <w:pPr>
              <w:spacing w:after="0"/>
              <w:jc w:val="center"/>
              <w:rPr>
                <w:color w:val="000000"/>
                <w:sz w:val="16"/>
                <w:szCs w:val="16"/>
              </w:rPr>
            </w:pPr>
            <w:r w:rsidRPr="00D7714F">
              <w:rPr>
                <w:color w:val="000000"/>
                <w:sz w:val="16"/>
                <w:szCs w:val="16"/>
              </w:rPr>
              <w:t>422.47</w:t>
            </w:r>
          </w:p>
        </w:tc>
        <w:tc>
          <w:tcPr>
            <w:tcW w:w="812" w:type="dxa"/>
            <w:tcBorders>
              <w:top w:val="nil"/>
              <w:left w:val="nil"/>
              <w:bottom w:val="single" w:sz="12" w:space="0" w:color="FFFFFF"/>
              <w:right w:val="single" w:sz="12" w:space="0" w:color="FFFFFF"/>
            </w:tcBorders>
            <w:shd w:val="clear" w:color="auto" w:fill="F2F2F2"/>
            <w:vAlign w:val="center"/>
          </w:tcPr>
          <w:p w14:paraId="092B690D" w14:textId="77777777" w:rsidR="00537A02" w:rsidRPr="00D7714F" w:rsidRDefault="00537A02" w:rsidP="00565445">
            <w:pPr>
              <w:spacing w:after="0"/>
              <w:jc w:val="center"/>
              <w:rPr>
                <w:color w:val="000000"/>
                <w:sz w:val="16"/>
                <w:szCs w:val="16"/>
              </w:rPr>
            </w:pPr>
            <w:r w:rsidRPr="00D7714F">
              <w:rPr>
                <w:color w:val="000000"/>
                <w:sz w:val="16"/>
                <w:szCs w:val="16"/>
              </w:rPr>
              <w:t>0.43</w:t>
            </w:r>
          </w:p>
        </w:tc>
      </w:tr>
      <w:tr w:rsidR="00537A02" w:rsidRPr="00D7714F" w14:paraId="43564B64"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347C9FF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2C1294F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5FEA6CD9"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3F5EB0D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2EB363E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330B698F"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57DD5CF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6244CE5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04ACD28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751610C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6A8DE2C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6040DEC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33AE676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44C0E934" w14:textId="77777777" w:rsidR="00537A02" w:rsidRPr="00D7714F" w:rsidRDefault="00537A02" w:rsidP="00565445">
            <w:pPr>
              <w:spacing w:after="0"/>
              <w:rPr>
                <w:color w:val="000000"/>
                <w:sz w:val="16"/>
                <w:szCs w:val="16"/>
              </w:rPr>
            </w:pPr>
            <w:r w:rsidRPr="00D7714F">
              <w:rPr>
                <w:color w:val="000000"/>
                <w:sz w:val="16"/>
                <w:szCs w:val="16"/>
              </w:rPr>
              <w:t>CHACAN CHICO</w:t>
            </w:r>
          </w:p>
        </w:tc>
        <w:tc>
          <w:tcPr>
            <w:tcW w:w="812" w:type="dxa"/>
            <w:tcBorders>
              <w:top w:val="nil"/>
              <w:left w:val="nil"/>
              <w:bottom w:val="single" w:sz="12" w:space="0" w:color="FFFFFF"/>
              <w:right w:val="single" w:sz="12" w:space="0" w:color="FFFFFF"/>
            </w:tcBorders>
            <w:shd w:val="clear" w:color="auto" w:fill="F2F2F2"/>
            <w:vAlign w:val="center"/>
          </w:tcPr>
          <w:p w14:paraId="37BF381F" w14:textId="77777777" w:rsidR="00537A02" w:rsidRPr="00D7714F" w:rsidRDefault="00537A02" w:rsidP="00565445">
            <w:pPr>
              <w:spacing w:after="0"/>
              <w:jc w:val="center"/>
              <w:rPr>
                <w:color w:val="000000"/>
                <w:sz w:val="16"/>
                <w:szCs w:val="16"/>
              </w:rPr>
            </w:pPr>
            <w:r w:rsidRPr="00D7714F">
              <w:rPr>
                <w:color w:val="000000"/>
                <w:sz w:val="16"/>
                <w:szCs w:val="16"/>
              </w:rPr>
              <w:t>1669.06</w:t>
            </w:r>
          </w:p>
        </w:tc>
        <w:tc>
          <w:tcPr>
            <w:tcW w:w="812" w:type="dxa"/>
            <w:tcBorders>
              <w:top w:val="nil"/>
              <w:left w:val="nil"/>
              <w:bottom w:val="single" w:sz="12" w:space="0" w:color="FFFFFF"/>
              <w:right w:val="single" w:sz="12" w:space="0" w:color="FFFFFF"/>
            </w:tcBorders>
            <w:shd w:val="clear" w:color="auto" w:fill="F2F2F2"/>
            <w:vAlign w:val="center"/>
          </w:tcPr>
          <w:p w14:paraId="3DD8DAFF" w14:textId="77777777" w:rsidR="00537A02" w:rsidRPr="00D7714F" w:rsidRDefault="00537A02" w:rsidP="00565445">
            <w:pPr>
              <w:spacing w:after="0"/>
              <w:jc w:val="center"/>
              <w:rPr>
                <w:color w:val="000000"/>
                <w:sz w:val="16"/>
                <w:szCs w:val="16"/>
              </w:rPr>
            </w:pPr>
            <w:r w:rsidRPr="00D7714F">
              <w:rPr>
                <w:color w:val="000000"/>
                <w:sz w:val="16"/>
                <w:szCs w:val="16"/>
              </w:rPr>
              <w:t>1.67</w:t>
            </w:r>
          </w:p>
        </w:tc>
      </w:tr>
      <w:tr w:rsidR="00537A02" w:rsidRPr="00D7714F" w14:paraId="02C55FBB"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6097249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216409A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15D3201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5F83C73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5D7E31D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4D49F88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29D0A94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44FA551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529F46D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436CBC9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3D8C69BD"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4EC152E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69970AB6"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6282E64B" w14:textId="77777777" w:rsidR="00537A02" w:rsidRPr="00D7714F" w:rsidRDefault="00537A02" w:rsidP="00565445">
            <w:pPr>
              <w:spacing w:after="0"/>
              <w:rPr>
                <w:color w:val="000000"/>
                <w:sz w:val="16"/>
                <w:szCs w:val="16"/>
              </w:rPr>
            </w:pPr>
            <w:r w:rsidRPr="00D7714F">
              <w:rPr>
                <w:color w:val="000000"/>
                <w:sz w:val="16"/>
                <w:szCs w:val="16"/>
              </w:rPr>
              <w:t>KEHUAR</w:t>
            </w:r>
          </w:p>
        </w:tc>
        <w:tc>
          <w:tcPr>
            <w:tcW w:w="812" w:type="dxa"/>
            <w:tcBorders>
              <w:top w:val="nil"/>
              <w:left w:val="nil"/>
              <w:bottom w:val="single" w:sz="12" w:space="0" w:color="FFFFFF"/>
              <w:right w:val="single" w:sz="12" w:space="0" w:color="FFFFFF"/>
            </w:tcBorders>
            <w:shd w:val="clear" w:color="auto" w:fill="F2F2F2"/>
            <w:vAlign w:val="center"/>
          </w:tcPr>
          <w:p w14:paraId="52C9C6F4" w14:textId="77777777" w:rsidR="00537A02" w:rsidRPr="00D7714F" w:rsidRDefault="00537A02" w:rsidP="00565445">
            <w:pPr>
              <w:spacing w:after="0"/>
              <w:jc w:val="center"/>
              <w:rPr>
                <w:color w:val="000000"/>
                <w:sz w:val="16"/>
                <w:szCs w:val="16"/>
              </w:rPr>
            </w:pPr>
            <w:r w:rsidRPr="00D7714F">
              <w:rPr>
                <w:color w:val="000000"/>
                <w:sz w:val="16"/>
                <w:szCs w:val="16"/>
              </w:rPr>
              <w:t>166.99</w:t>
            </w:r>
          </w:p>
        </w:tc>
        <w:tc>
          <w:tcPr>
            <w:tcW w:w="812" w:type="dxa"/>
            <w:tcBorders>
              <w:top w:val="nil"/>
              <w:left w:val="nil"/>
              <w:bottom w:val="single" w:sz="12" w:space="0" w:color="FFFFFF"/>
              <w:right w:val="single" w:sz="12" w:space="0" w:color="FFFFFF"/>
            </w:tcBorders>
            <w:shd w:val="clear" w:color="auto" w:fill="F2F2F2"/>
            <w:vAlign w:val="center"/>
          </w:tcPr>
          <w:p w14:paraId="21E25436" w14:textId="77777777" w:rsidR="00537A02" w:rsidRPr="00D7714F" w:rsidRDefault="00537A02" w:rsidP="00565445">
            <w:pPr>
              <w:spacing w:after="0"/>
              <w:jc w:val="center"/>
              <w:rPr>
                <w:color w:val="000000"/>
                <w:sz w:val="16"/>
                <w:szCs w:val="16"/>
              </w:rPr>
            </w:pPr>
            <w:r w:rsidRPr="00D7714F">
              <w:rPr>
                <w:color w:val="000000"/>
                <w:sz w:val="16"/>
                <w:szCs w:val="16"/>
              </w:rPr>
              <w:t>0.17</w:t>
            </w:r>
          </w:p>
        </w:tc>
      </w:tr>
      <w:tr w:rsidR="00537A02" w:rsidRPr="00D7714F" w14:paraId="22CE303A"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68F640A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4A1C327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36C82B16"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3829C582"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358ACFE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2956122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66024D95"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016745E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71F1F45A"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6A38126F"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04282DBB"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146F06A6"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025ECC20"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09C9957C" w14:textId="77777777" w:rsidR="00537A02" w:rsidRPr="00D7714F" w:rsidRDefault="00537A02" w:rsidP="00565445">
            <w:pPr>
              <w:spacing w:after="0"/>
              <w:rPr>
                <w:color w:val="000000"/>
                <w:sz w:val="16"/>
                <w:szCs w:val="16"/>
              </w:rPr>
            </w:pPr>
            <w:r w:rsidRPr="00D7714F">
              <w:rPr>
                <w:color w:val="000000"/>
                <w:sz w:val="16"/>
                <w:szCs w:val="16"/>
              </w:rPr>
              <w:t>LLUSCANAY</w:t>
            </w:r>
          </w:p>
        </w:tc>
        <w:tc>
          <w:tcPr>
            <w:tcW w:w="812" w:type="dxa"/>
            <w:tcBorders>
              <w:top w:val="nil"/>
              <w:left w:val="nil"/>
              <w:bottom w:val="single" w:sz="12" w:space="0" w:color="FFFFFF"/>
              <w:right w:val="single" w:sz="12" w:space="0" w:color="FFFFFF"/>
            </w:tcBorders>
            <w:shd w:val="clear" w:color="auto" w:fill="F2F2F2"/>
            <w:vAlign w:val="center"/>
          </w:tcPr>
          <w:p w14:paraId="15786FD2" w14:textId="77777777" w:rsidR="00537A02" w:rsidRPr="00D7714F" w:rsidRDefault="00537A02" w:rsidP="00565445">
            <w:pPr>
              <w:spacing w:after="0"/>
              <w:jc w:val="center"/>
              <w:rPr>
                <w:color w:val="000000"/>
                <w:sz w:val="16"/>
                <w:szCs w:val="16"/>
              </w:rPr>
            </w:pPr>
            <w:r w:rsidRPr="00D7714F">
              <w:rPr>
                <w:color w:val="000000"/>
                <w:sz w:val="16"/>
                <w:szCs w:val="16"/>
              </w:rPr>
              <w:t>1554.45</w:t>
            </w:r>
          </w:p>
        </w:tc>
        <w:tc>
          <w:tcPr>
            <w:tcW w:w="812" w:type="dxa"/>
            <w:tcBorders>
              <w:top w:val="nil"/>
              <w:left w:val="nil"/>
              <w:bottom w:val="single" w:sz="12" w:space="0" w:color="FFFFFF"/>
              <w:right w:val="single" w:sz="12" w:space="0" w:color="FFFFFF"/>
            </w:tcBorders>
            <w:shd w:val="clear" w:color="auto" w:fill="F2F2F2"/>
            <w:vAlign w:val="center"/>
          </w:tcPr>
          <w:p w14:paraId="4866977B" w14:textId="77777777" w:rsidR="00537A02" w:rsidRPr="00D7714F" w:rsidRDefault="00537A02" w:rsidP="00565445">
            <w:pPr>
              <w:spacing w:after="0"/>
              <w:jc w:val="center"/>
              <w:rPr>
                <w:color w:val="000000"/>
                <w:sz w:val="16"/>
                <w:szCs w:val="16"/>
              </w:rPr>
            </w:pPr>
            <w:r w:rsidRPr="00D7714F">
              <w:rPr>
                <w:color w:val="000000"/>
                <w:sz w:val="16"/>
                <w:szCs w:val="16"/>
              </w:rPr>
              <w:t>1.56</w:t>
            </w:r>
          </w:p>
        </w:tc>
      </w:tr>
      <w:tr w:rsidR="00537A02" w:rsidRPr="00D7714F" w14:paraId="1EECD7E4" w14:textId="77777777" w:rsidTr="00565445">
        <w:trPr>
          <w:trHeight w:val="50"/>
          <w:jc w:val="center"/>
        </w:trPr>
        <w:tc>
          <w:tcPr>
            <w:tcW w:w="300" w:type="dxa"/>
            <w:vMerge/>
            <w:tcBorders>
              <w:top w:val="nil"/>
              <w:left w:val="nil"/>
              <w:right w:val="single" w:sz="12" w:space="0" w:color="FFFFFF"/>
            </w:tcBorders>
            <w:shd w:val="clear" w:color="auto" w:fill="A8D08D"/>
            <w:vAlign w:val="center"/>
          </w:tcPr>
          <w:p w14:paraId="5B1CD77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652" w:type="dxa"/>
            <w:vMerge/>
            <w:tcBorders>
              <w:top w:val="nil"/>
              <w:left w:val="nil"/>
              <w:right w:val="single" w:sz="12" w:space="0" w:color="FFFFFF"/>
            </w:tcBorders>
            <w:shd w:val="clear" w:color="auto" w:fill="F2F2F2"/>
            <w:vAlign w:val="center"/>
          </w:tcPr>
          <w:p w14:paraId="7C82EB7C"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91" w:type="dxa"/>
            <w:vMerge/>
            <w:tcBorders>
              <w:top w:val="nil"/>
              <w:left w:val="nil"/>
              <w:right w:val="single" w:sz="12" w:space="0" w:color="FFFFFF"/>
            </w:tcBorders>
            <w:shd w:val="clear" w:color="auto" w:fill="F2F2F2"/>
            <w:vAlign w:val="center"/>
          </w:tcPr>
          <w:p w14:paraId="4590EC88"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79" w:type="dxa"/>
            <w:vMerge/>
            <w:tcBorders>
              <w:top w:val="nil"/>
              <w:left w:val="nil"/>
              <w:right w:val="single" w:sz="12" w:space="0" w:color="FFFFFF"/>
            </w:tcBorders>
            <w:shd w:val="clear" w:color="auto" w:fill="F2F2F2"/>
            <w:vAlign w:val="center"/>
          </w:tcPr>
          <w:p w14:paraId="63CEFA3E"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10" w:type="dxa"/>
            <w:vMerge/>
            <w:tcBorders>
              <w:top w:val="nil"/>
              <w:left w:val="nil"/>
              <w:right w:val="single" w:sz="12" w:space="0" w:color="FFFFFF"/>
            </w:tcBorders>
            <w:shd w:val="clear" w:color="auto" w:fill="F2F2F2"/>
            <w:vAlign w:val="center"/>
          </w:tcPr>
          <w:p w14:paraId="1662F86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905" w:type="dxa"/>
            <w:vMerge/>
            <w:tcBorders>
              <w:top w:val="nil"/>
              <w:left w:val="nil"/>
              <w:right w:val="single" w:sz="12" w:space="0" w:color="FFFFFF"/>
            </w:tcBorders>
            <w:shd w:val="clear" w:color="auto" w:fill="F2F2F2"/>
            <w:vAlign w:val="center"/>
          </w:tcPr>
          <w:p w14:paraId="6DDFBBF6"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29" w:type="dxa"/>
            <w:vMerge/>
            <w:tcBorders>
              <w:top w:val="nil"/>
              <w:left w:val="nil"/>
              <w:right w:val="single" w:sz="12" w:space="0" w:color="FFFFFF"/>
            </w:tcBorders>
            <w:shd w:val="clear" w:color="auto" w:fill="F2F2F2"/>
            <w:vAlign w:val="center"/>
          </w:tcPr>
          <w:p w14:paraId="3B3ACFF1"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17" w:type="dxa"/>
            <w:vMerge/>
            <w:tcBorders>
              <w:top w:val="nil"/>
              <w:left w:val="nil"/>
              <w:right w:val="single" w:sz="12" w:space="0" w:color="FFFFFF"/>
            </w:tcBorders>
            <w:shd w:val="clear" w:color="auto" w:fill="F2F2F2"/>
            <w:vAlign w:val="center"/>
          </w:tcPr>
          <w:p w14:paraId="5A4828E4"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60" w:type="dxa"/>
            <w:vMerge/>
            <w:tcBorders>
              <w:top w:val="nil"/>
              <w:left w:val="nil"/>
              <w:right w:val="single" w:sz="12" w:space="0" w:color="FFFFFF"/>
            </w:tcBorders>
            <w:shd w:val="clear" w:color="auto" w:fill="F2F2F2"/>
            <w:vAlign w:val="center"/>
          </w:tcPr>
          <w:p w14:paraId="1D559297"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099" w:type="dxa"/>
            <w:vMerge/>
            <w:tcBorders>
              <w:top w:val="nil"/>
              <w:left w:val="nil"/>
              <w:right w:val="single" w:sz="12" w:space="0" w:color="FFFFFF"/>
            </w:tcBorders>
            <w:shd w:val="clear" w:color="auto" w:fill="F2F2F2"/>
            <w:vAlign w:val="center"/>
          </w:tcPr>
          <w:p w14:paraId="76E5639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358" w:type="dxa"/>
            <w:vMerge/>
            <w:tcBorders>
              <w:top w:val="nil"/>
              <w:left w:val="nil"/>
              <w:right w:val="single" w:sz="12" w:space="0" w:color="FFFFFF"/>
            </w:tcBorders>
            <w:shd w:val="clear" w:color="auto" w:fill="F2F2F2"/>
            <w:vAlign w:val="center"/>
          </w:tcPr>
          <w:p w14:paraId="5929EB7F"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858" w:type="dxa"/>
            <w:vMerge/>
            <w:tcBorders>
              <w:top w:val="nil"/>
              <w:left w:val="nil"/>
              <w:right w:val="single" w:sz="12" w:space="0" w:color="FFFFFF"/>
            </w:tcBorders>
            <w:shd w:val="clear" w:color="auto" w:fill="F2F2F2"/>
            <w:vAlign w:val="center"/>
          </w:tcPr>
          <w:p w14:paraId="383C52F6"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753" w:type="dxa"/>
            <w:vMerge/>
            <w:tcBorders>
              <w:top w:val="nil"/>
              <w:left w:val="nil"/>
              <w:right w:val="single" w:sz="12" w:space="0" w:color="FFFFFF"/>
            </w:tcBorders>
            <w:shd w:val="clear" w:color="auto" w:fill="F2F2F2"/>
            <w:vAlign w:val="center"/>
          </w:tcPr>
          <w:p w14:paraId="7D476973" w14:textId="77777777" w:rsidR="00537A02" w:rsidRPr="00D7714F" w:rsidRDefault="00537A02" w:rsidP="00565445">
            <w:pPr>
              <w:widowControl w:val="0"/>
              <w:pBdr>
                <w:top w:val="nil"/>
                <w:left w:val="nil"/>
                <w:bottom w:val="nil"/>
                <w:right w:val="nil"/>
                <w:between w:val="nil"/>
              </w:pBdr>
              <w:spacing w:after="0" w:line="276" w:lineRule="auto"/>
              <w:rPr>
                <w:color w:val="000000"/>
                <w:sz w:val="16"/>
                <w:szCs w:val="16"/>
              </w:rPr>
            </w:pPr>
          </w:p>
        </w:tc>
        <w:tc>
          <w:tcPr>
            <w:tcW w:w="1454" w:type="dxa"/>
            <w:tcBorders>
              <w:top w:val="nil"/>
              <w:left w:val="nil"/>
              <w:bottom w:val="single" w:sz="12" w:space="0" w:color="FFFFFF"/>
              <w:right w:val="single" w:sz="12" w:space="0" w:color="FFFFFF"/>
            </w:tcBorders>
            <w:shd w:val="clear" w:color="auto" w:fill="F2F2F2"/>
            <w:vAlign w:val="center"/>
          </w:tcPr>
          <w:p w14:paraId="37A568EC" w14:textId="77777777" w:rsidR="00537A02" w:rsidRPr="00D7714F" w:rsidRDefault="00537A02" w:rsidP="00565445">
            <w:pPr>
              <w:spacing w:after="0"/>
              <w:rPr>
                <w:color w:val="000000"/>
                <w:sz w:val="16"/>
                <w:szCs w:val="16"/>
              </w:rPr>
            </w:pPr>
            <w:r w:rsidRPr="00D7714F">
              <w:rPr>
                <w:color w:val="000000"/>
                <w:sz w:val="16"/>
                <w:szCs w:val="16"/>
              </w:rPr>
              <w:t>PANCARHUAYLLA</w:t>
            </w:r>
          </w:p>
        </w:tc>
        <w:tc>
          <w:tcPr>
            <w:tcW w:w="812" w:type="dxa"/>
            <w:tcBorders>
              <w:top w:val="nil"/>
              <w:left w:val="nil"/>
              <w:bottom w:val="single" w:sz="12" w:space="0" w:color="FFFFFF"/>
              <w:right w:val="single" w:sz="12" w:space="0" w:color="FFFFFF"/>
            </w:tcBorders>
            <w:shd w:val="clear" w:color="auto" w:fill="F2F2F2"/>
            <w:vAlign w:val="center"/>
          </w:tcPr>
          <w:p w14:paraId="5FB70138" w14:textId="77777777" w:rsidR="00537A02" w:rsidRPr="00D7714F" w:rsidRDefault="00537A02" w:rsidP="00565445">
            <w:pPr>
              <w:spacing w:after="0"/>
              <w:jc w:val="center"/>
              <w:rPr>
                <w:color w:val="000000"/>
                <w:sz w:val="16"/>
                <w:szCs w:val="16"/>
              </w:rPr>
            </w:pPr>
            <w:r w:rsidRPr="00D7714F">
              <w:rPr>
                <w:color w:val="000000"/>
                <w:sz w:val="16"/>
                <w:szCs w:val="16"/>
              </w:rPr>
              <w:t>2047.65</w:t>
            </w:r>
          </w:p>
        </w:tc>
        <w:tc>
          <w:tcPr>
            <w:tcW w:w="812" w:type="dxa"/>
            <w:tcBorders>
              <w:top w:val="nil"/>
              <w:left w:val="nil"/>
              <w:bottom w:val="single" w:sz="12" w:space="0" w:color="FFFFFF"/>
              <w:right w:val="single" w:sz="12" w:space="0" w:color="FFFFFF"/>
            </w:tcBorders>
            <w:shd w:val="clear" w:color="auto" w:fill="F2F2F2"/>
            <w:vAlign w:val="center"/>
          </w:tcPr>
          <w:p w14:paraId="0AB6B93C" w14:textId="77777777" w:rsidR="00537A02" w:rsidRPr="00D7714F" w:rsidRDefault="00537A02" w:rsidP="00565445">
            <w:pPr>
              <w:spacing w:after="0"/>
              <w:jc w:val="center"/>
              <w:rPr>
                <w:color w:val="000000"/>
                <w:sz w:val="16"/>
                <w:szCs w:val="16"/>
              </w:rPr>
            </w:pPr>
            <w:r w:rsidRPr="00D7714F">
              <w:rPr>
                <w:color w:val="000000"/>
                <w:sz w:val="16"/>
                <w:szCs w:val="16"/>
              </w:rPr>
              <w:t>2.05</w:t>
            </w:r>
          </w:p>
        </w:tc>
      </w:tr>
    </w:tbl>
    <w:p w14:paraId="7F22F5EE" w14:textId="77777777" w:rsidR="00537A02" w:rsidRPr="00D7714F" w:rsidRDefault="00537A02" w:rsidP="00537A02">
      <w:pPr>
        <w:pBdr>
          <w:top w:val="nil"/>
          <w:left w:val="nil"/>
          <w:bottom w:val="nil"/>
          <w:right w:val="nil"/>
          <w:between w:val="nil"/>
        </w:pBdr>
        <w:spacing w:after="120" w:line="252" w:lineRule="auto"/>
        <w:jc w:val="center"/>
        <w:rPr>
          <w:rFonts w:ascii="Swis721 LtCn BT" w:eastAsia="Swis721 LtCn BT" w:hAnsi="Swis721 LtCn BT" w:cs="Swis721 LtCn BT"/>
          <w:i/>
          <w:iCs/>
          <w:color w:val="000000"/>
          <w:sz w:val="16"/>
          <w:szCs w:val="16"/>
        </w:rPr>
        <w:sectPr w:rsidR="00537A02" w:rsidRPr="00D7714F" w:rsidSect="00537A02">
          <w:type w:val="continuous"/>
          <w:pgSz w:w="16840" w:h="11907" w:orient="landscape"/>
          <w:pgMar w:top="1701" w:right="1418" w:bottom="1276" w:left="1418" w:header="709" w:footer="709" w:gutter="0"/>
          <w:cols w:space="720"/>
        </w:sectPr>
      </w:pPr>
      <w:r w:rsidRPr="00D7714F">
        <w:rPr>
          <w:rFonts w:ascii="Swis721 LtCn BT" w:eastAsia="Swis721 LtCn BT" w:hAnsi="Swis721 LtCn BT" w:cs="Swis721 LtCn BT"/>
          <w:i/>
          <w:iCs/>
          <w:color w:val="000000"/>
          <w:sz w:val="16"/>
          <w:szCs w:val="16"/>
        </w:rPr>
        <w:t>Fuente: OSINERMIN</w:t>
      </w:r>
    </w:p>
    <w:p w14:paraId="7B419CD3"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bookmarkStart w:id="90" w:name="_heading=h.uxfw7qe0t3bl" w:colFirst="0" w:colLast="0"/>
      <w:bookmarkEnd w:id="90"/>
      <w:r w:rsidRPr="00D7714F">
        <w:rPr>
          <w:rFonts w:ascii="Swis721 LtCn BT" w:eastAsia="Swis721 LtCn BT" w:hAnsi="Swis721 LtCn BT" w:cs="Swis721 LtCn BT"/>
          <w:b/>
          <w:bCs/>
          <w:color w:val="000000"/>
        </w:rPr>
        <w:lastRenderedPageBreak/>
        <w:t>Zona de Reglamentación Especial por peligro muy alto por sismicidad (ZRE-PMA-S)</w:t>
      </w:r>
    </w:p>
    <w:p w14:paraId="1F2A441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bookmarkStart w:id="91" w:name="_heading=h.xep425x66m49" w:colFirst="0" w:colLast="0"/>
      <w:bookmarkEnd w:id="91"/>
      <w:r w:rsidRPr="00D7714F">
        <w:rPr>
          <w:rFonts w:ascii="Swis721 LtCn BT" w:eastAsia="Swis721 LtCn BT" w:hAnsi="Swis721 LtCn BT" w:cs="Swis721 LtCn BT"/>
          <w:color w:val="000000"/>
        </w:rPr>
        <w:t>Las Zonas de Reglamentación Especial por peligro muy alto por sismicidad (ZRE-PMA-S) son áreas que se encuentran en zonas de muy alto riesgo sísmico, cuyas edificaciones están propensas a sufrir daños significativos ante la ocurrencia de sismos.</w:t>
      </w:r>
    </w:p>
    <w:p w14:paraId="3383D0F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ZRE-PMA-S deberá ser desarrollada mediante un Plan Específico, conforme a las determinaciones del RATPUDUS, que permita estudios especializados para el establecimiento de los parámetros urbanísticos y edificatorios junto a las medidas de mitigación específicas para reducir el riesgo sísmico.</w:t>
      </w:r>
    </w:p>
    <w:p w14:paraId="62F3A788" w14:textId="77777777" w:rsidR="00537A02" w:rsidRPr="00D7714F" w:rsidRDefault="00537A02">
      <w:pPr>
        <w:numPr>
          <w:ilvl w:val="0"/>
          <w:numId w:val="48"/>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Clasificación </w:t>
      </w:r>
    </w:p>
    <w:p w14:paraId="386F0185"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Dentro del ámbito</w:t>
      </w:r>
      <w:r>
        <w:rPr>
          <w:rFonts w:ascii="Swis721 LtCn BT" w:eastAsia="Swis721 LtCn BT" w:hAnsi="Swis721 LtCn BT" w:cs="Swis721 LtCn BT"/>
        </w:rPr>
        <w:t xml:space="preserve"> de intervención</w:t>
      </w:r>
      <w:r w:rsidRPr="00D7714F">
        <w:rPr>
          <w:rFonts w:ascii="Swis721 LtCn BT" w:eastAsia="Swis721 LtCn BT" w:hAnsi="Swis721 LtCn BT" w:cs="Swis721 LtCn BT"/>
        </w:rPr>
        <w:t xml:space="preserve"> del PDU Anta se han establecido dos áreas enmarcadas como ZRE-PMA-S:</w:t>
      </w:r>
    </w:p>
    <w:p w14:paraId="159A217D" w14:textId="77777777" w:rsidR="00537A02" w:rsidRPr="00D7714F" w:rsidRDefault="00537A02">
      <w:pPr>
        <w:numPr>
          <w:ilvl w:val="0"/>
          <w:numId w:val="18"/>
        </w:num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ZRE-PMA-S – I: Áreas urbanas correspondiente a los subsectores de 19 de noviembre, Tambo Chiracanchi y Lluscanay, Corresponde desarrollarlas urbanísticamente mediante Planes Específicos (PE).</w:t>
      </w:r>
    </w:p>
    <w:p w14:paraId="5503678A" w14:textId="77777777" w:rsidR="00537A02" w:rsidRPr="00D7714F" w:rsidRDefault="00537A02">
      <w:pPr>
        <w:numPr>
          <w:ilvl w:val="0"/>
          <w:numId w:val="18"/>
        </w:num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ZRE-PMA-S – II: Áreas urbanas correspondiente a los subsectores de nueva anta, María Candelaria e Izcuchaca 03, que al igual que la ZRE-PMA-S-I, corresponde desarrollarlas urbanísticamente mediante un Plan Específico (PE).</w:t>
      </w:r>
    </w:p>
    <w:p w14:paraId="7EA7FCA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strike/>
          <w:color w:val="000000"/>
        </w:rPr>
      </w:pPr>
      <w:r w:rsidRPr="00D7714F">
        <w:rPr>
          <w:rFonts w:ascii="Swis721 LtCn BT" w:eastAsia="Swis721 LtCn BT" w:hAnsi="Swis721 LtCn BT" w:cs="Swis721 LtCn BT"/>
          <w:color w:val="000000"/>
        </w:rPr>
        <w:t>La ZRE-PMA-S del presente PDU Anta están gráficamente representado en el Mapa Zonificación de los Usos de Suelos (MP-20), siendo considerada a su vez dentro la propuesta de planes específicos representado en el Mapa de Planes Específicos (MP-22).</w:t>
      </w:r>
    </w:p>
    <w:p w14:paraId="0D93DB73" w14:textId="77777777" w:rsidR="00537A02" w:rsidRPr="00D7714F" w:rsidRDefault="00537A02">
      <w:pPr>
        <w:numPr>
          <w:ilvl w:val="0"/>
          <w:numId w:val="48"/>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Objetivo de la ZRE-PMA-S</w:t>
      </w:r>
    </w:p>
    <w:p w14:paraId="7C568358" w14:textId="77777777" w:rsidR="00537A02" w:rsidRPr="00D7714F" w:rsidRDefault="00537A02">
      <w:pPr>
        <w:numPr>
          <w:ilvl w:val="0"/>
          <w:numId w:val="19"/>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Reducir el riesgo sísmico: Proteger la vida y la propiedad mediante la implementación de medidas de mitigación y regulaciones especiales.</w:t>
      </w:r>
    </w:p>
    <w:p w14:paraId="1DF9CC7E" w14:textId="77777777" w:rsidR="00537A02" w:rsidRPr="00D7714F" w:rsidRDefault="00537A02">
      <w:pPr>
        <w:numPr>
          <w:ilvl w:val="0"/>
          <w:numId w:val="19"/>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Promover la resiliencia: Fomentar la capacidad de la comunidad para resistir y recuperarse de los efectos de un sismo.</w:t>
      </w:r>
    </w:p>
    <w:p w14:paraId="1326CBA1" w14:textId="77777777" w:rsidR="00537A02" w:rsidRPr="00D7714F" w:rsidRDefault="00537A02">
      <w:pPr>
        <w:numPr>
          <w:ilvl w:val="0"/>
          <w:numId w:val="19"/>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Garantizar la seguridad: Asegurar que las construcciones y las actividades en la zona se realicen de manera segura y responsable.</w:t>
      </w:r>
    </w:p>
    <w:p w14:paraId="525E8866" w14:textId="77777777" w:rsidR="00537A02" w:rsidRPr="00D7714F" w:rsidRDefault="00537A02">
      <w:pPr>
        <w:numPr>
          <w:ilvl w:val="0"/>
          <w:numId w:val="48"/>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Usos Permitidos</w:t>
      </w:r>
    </w:p>
    <w:p w14:paraId="0FA391A4" w14:textId="77777777" w:rsidR="00537A02" w:rsidRPr="00D7714F" w:rsidRDefault="00537A02">
      <w:pPr>
        <w:numPr>
          <w:ilvl w:val="1"/>
          <w:numId w:val="20"/>
        </w:numPr>
        <w:pBdr>
          <w:top w:val="nil"/>
          <w:left w:val="nil"/>
          <w:bottom w:val="nil"/>
          <w:right w:val="nil"/>
          <w:between w:val="nil"/>
        </w:pBdr>
        <w:spacing w:after="120" w:line="252" w:lineRule="auto"/>
        <w:ind w:left="709"/>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permitirá el uso agrícola/pecuario sobre la ZRE-PMA-S.</w:t>
      </w:r>
    </w:p>
    <w:p w14:paraId="1116F93A" w14:textId="77777777" w:rsidR="00537A02" w:rsidRPr="00D7714F" w:rsidRDefault="00537A02">
      <w:pPr>
        <w:numPr>
          <w:ilvl w:val="0"/>
          <w:numId w:val="48"/>
        </w:numPr>
        <w:pBdr>
          <w:top w:val="nil"/>
          <w:left w:val="nil"/>
          <w:bottom w:val="nil"/>
          <w:right w:val="nil"/>
          <w:between w:val="nil"/>
        </w:pBdr>
        <w:spacing w:after="120" w:line="252" w:lineRule="auto"/>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Prohibiciones </w:t>
      </w:r>
    </w:p>
    <w:p w14:paraId="3963E5D6" w14:textId="77777777" w:rsidR="00537A02" w:rsidRPr="00D7714F" w:rsidRDefault="00537A02">
      <w:pPr>
        <w:numPr>
          <w:ilvl w:val="0"/>
          <w:numId w:val="2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la ocupación de este suelo hasta la elaboración y aprobación del plan específico, debido a que la ZRE-PMA-S requiere una evaluación detallada del riesgo sísmico y la implementación de medidas de mitigación efectivas en salvaguarda de la vida de las personas.</w:t>
      </w:r>
    </w:p>
    <w:p w14:paraId="48750C52" w14:textId="77777777" w:rsidR="00537A02" w:rsidRPr="00D7714F" w:rsidRDefault="00537A02">
      <w:pPr>
        <w:numPr>
          <w:ilvl w:val="0"/>
          <w:numId w:val="2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la construcción de niveles adicionales.</w:t>
      </w:r>
    </w:p>
    <w:p w14:paraId="4D668DDD" w14:textId="77777777" w:rsidR="00537A02" w:rsidRPr="00D7714F" w:rsidRDefault="00537A02">
      <w:pPr>
        <w:numPr>
          <w:ilvl w:val="0"/>
          <w:numId w:val="21"/>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prohíbe la construcción de nuevas edificaciones.</w:t>
      </w:r>
    </w:p>
    <w:p w14:paraId="725D3C96"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Reglamentación Especial Por Protección Ambiental Calpitocasa (ZRE-PA-C)</w:t>
      </w:r>
    </w:p>
    <w:p w14:paraId="7DEA368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El área del botadero de Calpitocasa se encuentra en el territorio de la comunidad campesina de Ayarmaca distrito de Pucyura, este espacio viene siendo empleada para la disposición final de residuos sólidos y se encuentra identificado en el Inventario Nacional de Áreas Degradadas por Residuos Sólidos aprobado por la Resolución N° 00018-2022-OEFA/Decreto Supremo. La problemática de este espacio se agrava por su ubicación en la parte alta de una quebrada y la identificación del establecimiento de viviendas en áreas próximas a la empleada para la disposición y tratamiento de residuos sólidos. </w:t>
      </w:r>
    </w:p>
    <w:p w14:paraId="1D3A0859"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Los parámetros de la Zona de Reglamentación Especial Por Protección Ambiental Calpitocasa (ZRE-PA-C) se regirán por un Plan Específico que deberá redactarse para esta área; en tanto, no se cuente con un PLAN ESPECÍFICO, esta zona definida es declarada como no urbanizable por ocupar un suelo de protección y representar un área con un compromiso de contaminación ambiental.</w:t>
      </w:r>
    </w:p>
    <w:p w14:paraId="565F0031"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bookmarkStart w:id="92" w:name="_heading=h.mqtvoghl0a4" w:colFirst="0" w:colLast="0"/>
      <w:bookmarkEnd w:id="92"/>
      <w:r w:rsidRPr="00D7714F">
        <w:rPr>
          <w:rFonts w:ascii="Swis721 LtCn BT" w:eastAsia="Swis721 LtCn BT" w:hAnsi="Swis721 LtCn BT" w:cs="Swis721 LtCn BT"/>
          <w:b/>
          <w:bCs/>
          <w:color w:val="000000"/>
        </w:rPr>
        <w:t>Zona De Reglamentación Especial por Protección Ambiental Humedal Yungaqui – Inquilpata (ZRE-PA-HYI)</w:t>
      </w:r>
    </w:p>
    <w:p w14:paraId="15974B0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 zona se establece en correspondencia a la identificación del área ocupada por ecosistemas denominados humedales, los cuales en el marco del D.S. N° 006- 2021- MINAM en su Artículo 7, resaltan la importancia estratégica de los humedales, en el numeral 7.2 expone que el Estado reconoce la importancia de todos los humedales como ecosistemas frágiles y hábitat de especies de flora y fauna, en particular de aves migratorias, priorizando su conservación en relación con otros usos.</w:t>
      </w:r>
    </w:p>
    <w:p w14:paraId="6826A668"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De forma complementaria el marco legal para la protección de los humedales se fortalece con la Ley Nº 32099 - Ley Para la Protección, Conservación y Uso Sostenible de los Humedales en el Territorio Nacional la cual en su artículo 5 estable que está prohibida la “La extracción de la cobertura vegetal y el cambio de uso del suelo sin autorización de la autoridad competente”. Por otra parte, en su Artículo 6, establece la necesidad de determinación de “Zonas de amortiguamiento de los humedales”. </w:t>
      </w:r>
    </w:p>
    <w:p w14:paraId="2DCAD393"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Tanto el D.S. N° 006- 2021- MINAM como la Ley Nº 32099 establecen la necesidad de la aprobación de “los criterios ambientales para la delimitación de las fajas marginales y la determinación de la zona de amortiguamiento de los humedales”, los cuales deben ser aprobados por los órganos de línea competentes.</w:t>
      </w:r>
    </w:p>
    <w:p w14:paraId="5923888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En atención a lo establecido en el marco legal se delimita la Zona de Reglamentación Especial Por Protección Ambiental Humedal Yungaqui – Inquilpata para elaboración de un Plan Específico que deberá regirse a los lineamientos aprobados en el reglamento de la Ley Nº 32099; para la gestión y el uso del suelo en la zona, con el fin de proteger el humedal y sus recursos naturales.</w:t>
      </w:r>
    </w:p>
    <w:p w14:paraId="433A03AE" w14:textId="77777777" w:rsidR="00537A02" w:rsidRPr="00D7714F" w:rsidRDefault="00537A02">
      <w:pPr>
        <w:numPr>
          <w:ilvl w:val="1"/>
          <w:numId w:val="36"/>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Objetivos de la ZRE-PA-HYI:</w:t>
      </w:r>
    </w:p>
    <w:p w14:paraId="23ABF31E" w14:textId="77777777" w:rsidR="00537A02" w:rsidRPr="00D7714F" w:rsidRDefault="00537A02">
      <w:pPr>
        <w:numPr>
          <w:ilvl w:val="0"/>
          <w:numId w:val="2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Conservar y proteger la biodiversidad del humedal Yungaqui-Inquilpata, incluyendo la flora y la fauna.</w:t>
      </w:r>
    </w:p>
    <w:p w14:paraId="169A95A0" w14:textId="77777777" w:rsidR="00537A02" w:rsidRPr="00D7714F" w:rsidRDefault="00537A02">
      <w:pPr>
        <w:numPr>
          <w:ilvl w:val="0"/>
          <w:numId w:val="22"/>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Proteger y recuperar esta área como un espacio esencial para la recarga de los acuíferos y el almacenamiento de agua.</w:t>
      </w:r>
    </w:p>
    <w:p w14:paraId="436AD8CB"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Reglamentación especial por valores históricos culturales – Centro Histórico (ZRE-VHC-CH)</w:t>
      </w:r>
    </w:p>
    <w:p w14:paraId="750BAA0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Constituye un tipo de ZRE por valores culturales históricos, las áreas donde se localiza un asentamiento humano vivo, fuertemente condicionado por una estructura física proveniente del pasado, reconociendo como representativo de la evolución de un pueblo. El Centro Histórico es la zona monumental más importante desde la cual se originó y desarrollo la ciudad. Las edificaciones en centros históricos y zonas urbanas monumentales pueden poseer valor monumental o de entorno. Las intervenciones en este tipo de zonas se rigen según lo dispuesto en la Ley Nº 28296, Ley General del Patrimonio Cultural de la Nación y su reglamento.</w:t>
      </w:r>
    </w:p>
    <w:p w14:paraId="5B86B6E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Zona de Reglamentación especial por valores históricos culturales – Centro Histórico corresponde a la zona propiamente dicha del centro histórico de Anta Capital y su área de transición Patrimonial (zonas aledañas a los bienes culturales que, sin contar con valor patrimonial propio, cumplen la función de proteger el entorno visual y ambiental de los monumentos).</w:t>
      </w:r>
    </w:p>
    <w:p w14:paraId="5A24304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ZRE-VHC-CH contempla un área de importancia histórica, arquitectónica, artística y social, que requiere de parámetros urbanísticos específicos, por tanto, se requiere la formulación del Plan Maestro del Centro Histórico de Anta, el mismo que dará respaldo legal para la protección elementos históricos, así como el tejido edilicio, urbano y social existente, en salvaguarda de una identidad local.</w:t>
      </w:r>
    </w:p>
    <w:p w14:paraId="395C3A7B"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La Zona de Reglamentación especial por valores históricos culturales – Centro Histórico está representada gráficamente en el Mapa Zonificación de los Usos de Suelos (MP-20).</w:t>
      </w:r>
    </w:p>
    <w:p w14:paraId="223C46BE" w14:textId="77777777" w:rsidR="00537A02" w:rsidRPr="00D7714F" w:rsidRDefault="00537A02">
      <w:pPr>
        <w:numPr>
          <w:ilvl w:val="1"/>
          <w:numId w:val="37"/>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Objetivo de la ZRE-VHC-CH</w:t>
      </w:r>
    </w:p>
    <w:p w14:paraId="7D72BA7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bookmarkStart w:id="93" w:name="_heading=h.rkfegpalrqpe" w:colFirst="0" w:colLast="0"/>
      <w:bookmarkEnd w:id="93"/>
      <w:r w:rsidRPr="00D7714F">
        <w:rPr>
          <w:rFonts w:ascii="Swis721 LtCn BT" w:eastAsia="Swis721 LtCn BT" w:hAnsi="Swis721 LtCn BT" w:cs="Swis721 LtCn BT"/>
          <w:color w:val="000000"/>
        </w:rPr>
        <w:t>Potenciar y poner en valor el Centro Histórico de Anta, preservando su condición patrimonial y promoviendo un uso responsable del espacio, con énfasis en la conservación y protección de sus valores culturales.</w:t>
      </w:r>
    </w:p>
    <w:p w14:paraId="35695AF3" w14:textId="77777777" w:rsidR="00537A02" w:rsidRPr="00D7714F" w:rsidRDefault="00537A02">
      <w:pPr>
        <w:numPr>
          <w:ilvl w:val="1"/>
          <w:numId w:val="37"/>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 xml:space="preserve">Parámetros urbanísticos y edificatorios </w:t>
      </w:r>
    </w:p>
    <w:p w14:paraId="25D2FAC4"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bookmarkStart w:id="94" w:name="_heading=h.6sp2wz9t3m6b" w:colFirst="0" w:colLast="0"/>
      <w:bookmarkEnd w:id="94"/>
      <w:r w:rsidRPr="00D7714F">
        <w:rPr>
          <w:rFonts w:ascii="Swis721 LtCn BT" w:eastAsia="Swis721 LtCn BT" w:hAnsi="Swis721 LtCn BT" w:cs="Swis721 LtCn BT"/>
          <w:color w:val="000000"/>
        </w:rPr>
        <w:t>Se mantienen vigentes los parámetros urbanísticos y edificatorios del poblado de Anta Capital establecidos mediante Ordenanza Municipal N° 017–2010-MPA-A/SG del 06 de setiembre de 2010, para la zona ZRE-VHC-CH, hasta que se apruebe su actualización a través del correspondiente reglamento en el marco de la elaboración del Plan Maestro del Centro Histórico de Anta, en concordancia con el Mapa Zonificación de los Usos de Suelos (MP-20).</w:t>
      </w:r>
    </w:p>
    <w:p w14:paraId="29EAE68E"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Zona de Reglamentación Especial por Compromiso con Bien Inmueble Prehispánico (ZRE - CBIP)</w:t>
      </w:r>
    </w:p>
    <w:p w14:paraId="339B95A7"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ZRE -CBIP tiene como objetivo garantizar la protección, conservación y gestión adecuada del patrimonio cultural prehispánico identificado en los siguientes espacios: Porotopata, Sullupucyo, Siwiña, Ayaqaqa, Soqsoqo, Mazoqaqa, Anta, Wanacauri, Pisaqtay, Usuyqui, Sañu Wasi, Segmento de Camino Prehispanico (En el sector de Santa Maria – Cconchacalla), Capilla Maria Magdalena De Huancarpata, Hacienda Markjo y Bandojan II.</w:t>
      </w:r>
    </w:p>
    <w:p w14:paraId="72C8E6C1"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El cumplimiento de esta disposición es obligatorio para todas las personas naturales y jurídicas, sean estas de carácter público o privado, que desarrollen actividades dentro de los polígonos señalados, conforme a los límites establecidos en el Mapa de Zonificación de Usos de Suelo (MP-20). </w:t>
      </w:r>
    </w:p>
    <w:p w14:paraId="2049781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sdt>
        <w:sdtPr>
          <w:tag w:val="goog_rdk_220"/>
          <w:id w:val="1984361390"/>
        </w:sdtPr>
        <w:sdtContent/>
      </w:sdt>
      <w:sdt>
        <w:sdtPr>
          <w:tag w:val="goog_rdk_221"/>
          <w:id w:val="-615281672"/>
        </w:sdtPr>
        <w:sdtContent/>
      </w:sdt>
      <w:r w:rsidRPr="00D7714F">
        <w:rPr>
          <w:rFonts w:ascii="Swis721 LtCn BT" w:eastAsia="Swis721 LtCn BT" w:hAnsi="Swis721 LtCn BT" w:cs="Swis721 LtCn BT"/>
          <w:b/>
          <w:bCs/>
          <w:color w:val="000000"/>
        </w:rPr>
        <w:t>Restricciones y condiciones de uso del suelo:</w:t>
      </w:r>
      <w:r w:rsidRPr="00D7714F">
        <w:rPr>
          <w:rFonts w:ascii="Swis721 LtCn BT" w:eastAsia="Swis721 LtCn BT" w:hAnsi="Swis721 LtCn BT" w:cs="Swis721 LtCn BT"/>
          <w:color w:val="000000"/>
        </w:rPr>
        <w:t xml:space="preserve"> Toda intervención dentro de la ZRE - CBIP deberá contar con la opinión </w:t>
      </w:r>
      <w:r w:rsidRPr="00D7714F">
        <w:rPr>
          <w:rFonts w:ascii="Swis721 LtCn BT" w:eastAsia="Swis721 LtCn BT" w:hAnsi="Swis721 LtCn BT" w:cs="Swis721 LtCn BT"/>
        </w:rPr>
        <w:t xml:space="preserve">vinculante </w:t>
      </w:r>
      <w:r w:rsidRPr="00D7714F">
        <w:rPr>
          <w:rFonts w:ascii="Swis721 LtCn BT" w:eastAsia="Swis721 LtCn BT" w:hAnsi="Swis721 LtCn BT" w:cs="Swis721 LtCn BT"/>
          <w:color w:val="000000"/>
        </w:rPr>
        <w:t>favorable según corresponda del Ministerio de Cultura, a través de la Dirección Desconcentrada de Cultura Cusco (DDC Cusco), según corresponda.</w:t>
      </w:r>
    </w:p>
    <w:p w14:paraId="3D900B0E" w14:textId="77777777" w:rsidR="00537A02" w:rsidRPr="00D7714F" w:rsidRDefault="00537A02">
      <w:pPr>
        <w:pStyle w:val="Ttulo3"/>
        <w:numPr>
          <w:ilvl w:val="2"/>
          <w:numId w:val="2"/>
        </w:numPr>
      </w:pPr>
      <w:bookmarkStart w:id="95" w:name="_heading=h.7rf8plcp6q5e" w:colFirst="0" w:colLast="0"/>
      <w:bookmarkEnd w:id="95"/>
      <w:r w:rsidRPr="00D7714F">
        <w:tab/>
        <w:t>DE LOS PLANES ESPECÍFICOS</w:t>
      </w:r>
    </w:p>
    <w:p w14:paraId="5A04DA9F" w14:textId="77777777" w:rsidR="00537A02" w:rsidRPr="00D7714F" w:rsidRDefault="00537A02">
      <w:pPr>
        <w:numPr>
          <w:ilvl w:val="0"/>
          <w:numId w:val="38"/>
        </w:numPr>
        <w:pBdr>
          <w:top w:val="nil"/>
          <w:left w:val="nil"/>
          <w:bottom w:val="nil"/>
          <w:right w:val="nil"/>
          <w:between w:val="nil"/>
        </w:pBdr>
        <w:spacing w:after="120" w:line="252" w:lineRule="auto"/>
        <w:jc w:val="both"/>
        <w:rPr>
          <w:rFonts w:ascii="Swis721 LtCn BT" w:eastAsia="Swis721 LtCn BT" w:hAnsi="Swis721 LtCn BT" w:cs="Swis721 LtCn BT"/>
          <w:b/>
          <w:bCs/>
          <w:color w:val="000000"/>
        </w:rPr>
      </w:pPr>
      <w:r w:rsidRPr="00D7714F">
        <w:rPr>
          <w:rFonts w:ascii="Swis721 LtCn BT" w:eastAsia="Swis721 LtCn BT" w:hAnsi="Swis721 LtCn BT" w:cs="Swis721 LtCn BT"/>
          <w:b/>
          <w:bCs/>
          <w:color w:val="000000"/>
        </w:rPr>
        <w:t>Definición y Características Del Plan Específico</w:t>
      </w:r>
    </w:p>
    <w:p w14:paraId="0743EAFE"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plan específico es un instrumento de planificación urbana orientado a establecer directrices y estrategias para el desarrollo y ordenamiento de áreas específicas del territorio que requieren de un tratamiento integral debido a la presencia de compromisos ambientales, de riesgos naturales y/o valores patrimoniales.</w:t>
      </w:r>
    </w:p>
    <w:p w14:paraId="539AD4F5"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Este instrumento considera las características físicas, sociales, económicas y ambientales de la zona de intervención, con el propósito de mejorar la calidad de vida de la población y promover un desarrollo sostenible.</w:t>
      </w:r>
    </w:p>
    <w:p w14:paraId="75E8AE2A"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El Plan Específico debe ser coherente con los objetivos y políticas del PDU Anta y el Plan de Acondicionamiento Territorial. </w:t>
      </w:r>
    </w:p>
    <w:p w14:paraId="7A6E886D"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formulación de planes específicos será requerida en los sectores identificados en el PDU Anta, como áreas que ameritan un tratamiento especial e integral. Dichos planes deberán estar sustentados en estudios especializados y definirán acciones concretas para su implementación</w:t>
      </w:r>
    </w:p>
    <w:p w14:paraId="7D74B182" w14:textId="77777777" w:rsidR="00537A02" w:rsidRPr="00D7714F" w:rsidRDefault="00537A02" w:rsidP="00537A02">
      <w:p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PDU Anta dispone la formulación de los siguientes Planes Específicos, los cuales se encuentran representados en el Mapa de Planes Específicos (MP-22):</w:t>
      </w:r>
    </w:p>
    <w:p w14:paraId="00CAC86F" w14:textId="77777777" w:rsidR="00537A02" w:rsidRPr="00D7714F" w:rsidRDefault="00537A02">
      <w:pPr>
        <w:numPr>
          <w:ilvl w:val="0"/>
          <w:numId w:val="23"/>
        </w:numPr>
        <w:spacing w:after="120" w:line="252" w:lineRule="auto"/>
        <w:ind w:left="284"/>
        <w:jc w:val="both"/>
        <w:rPr>
          <w:rFonts w:ascii="Swis721 LtCn BT" w:eastAsia="Swis721 LtCn BT" w:hAnsi="Swis721 LtCn BT" w:cs="Swis721 LtCn BT"/>
          <w:b/>
          <w:bCs/>
        </w:rPr>
      </w:pPr>
      <w:r w:rsidRPr="00D7714F">
        <w:rPr>
          <w:rFonts w:ascii="Swis721 LtCn BT" w:eastAsia="Swis721 LtCn BT" w:hAnsi="Swis721 LtCn BT" w:cs="Swis721 LtCn BT"/>
          <w:b/>
          <w:bCs/>
        </w:rPr>
        <w:t>Plan específico para la zona de reglamentación especial (ZRE) por peligro muy alto por sismicidad en los sectores Nueva ANTA - Ganadería, María Candelaria y Lluscanay en el distrito de Anta, provincia de Anta.</w:t>
      </w:r>
    </w:p>
    <w:p w14:paraId="7E77F5B4"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 xml:space="preserve">Se requiere la elaboración del Plan específico para la zona de reglamentación especial (ZRE) por peligro muy alto por sismicidad en los sectores Nueva Anta - Ganadería, </w:t>
      </w:r>
      <w:r w:rsidRPr="00D7714F">
        <w:rPr>
          <w:rFonts w:ascii="Swis721 LtCn BT" w:eastAsia="Swis721 LtCn BT" w:hAnsi="Swis721 LtCn BT" w:cs="Swis721 LtCn BT"/>
        </w:rPr>
        <w:lastRenderedPageBreak/>
        <w:t>María Candelaria y Lluscanay en el distrito de Anta, debido a que son áreas que se encuentran en zonas de muy alto riesgo sísmico, cuyas edificaciones están propensas a sufrir daños significativos ante la ocurrencia de sismos. El plan específico deberá desarrollar estudios especializados para establecer condiciones de ocupación especiales reguladas por los parámetros urbanísticos y edificatorios junto a las medidas de mitigación específicas para reducir el riesgo sísmico, a fin de proteger la vida y la propiedad.</w:t>
      </w:r>
    </w:p>
    <w:p w14:paraId="5B1A011D" w14:textId="77777777" w:rsidR="00537A02" w:rsidRPr="00D7714F" w:rsidRDefault="00537A02" w:rsidP="00537A02">
      <w:p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Asimismo, la elaboración del Plan Específico deberá contemplar los siguientes lineamientos:</w:t>
      </w:r>
    </w:p>
    <w:p w14:paraId="0FA98B2E" w14:textId="77777777" w:rsidR="00537A02" w:rsidRPr="00D7714F" w:rsidRDefault="00537A02">
      <w:pPr>
        <w:numPr>
          <w:ilvl w:val="0"/>
          <w:numId w:val="24"/>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diagnóstico del ámbito de intervención en relación a los objetivos del PE.</w:t>
      </w:r>
    </w:p>
    <w:p w14:paraId="764D2EC9" w14:textId="77777777" w:rsidR="00537A02" w:rsidRPr="00D7714F" w:rsidRDefault="00537A02">
      <w:pPr>
        <w:numPr>
          <w:ilvl w:val="0"/>
          <w:numId w:val="24"/>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Las estrategias de intervención que permitan resolver las demandas del ámbito de intervención.</w:t>
      </w:r>
    </w:p>
    <w:p w14:paraId="0A08D560" w14:textId="77777777" w:rsidR="00537A02" w:rsidRPr="00D7714F" w:rsidRDefault="00537A02">
      <w:pPr>
        <w:numPr>
          <w:ilvl w:val="0"/>
          <w:numId w:val="24"/>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zonificación del á</w:t>
      </w:r>
      <w:r>
        <w:rPr>
          <w:rFonts w:ascii="Swis721 LtCn BT" w:eastAsia="Swis721 LtCn BT" w:hAnsi="Swis721 LtCn BT" w:cs="Swis721 LtCn BT"/>
          <w:color w:val="000000"/>
        </w:rPr>
        <w:t>mbito</w:t>
      </w:r>
      <w:r w:rsidRPr="00D7714F">
        <w:rPr>
          <w:rFonts w:ascii="Swis721 LtCn BT" w:eastAsia="Swis721 LtCn BT" w:hAnsi="Swis721 LtCn BT" w:cs="Swis721 LtCn BT"/>
          <w:color w:val="000000"/>
        </w:rPr>
        <w:t xml:space="preserve"> de intervención.</w:t>
      </w:r>
    </w:p>
    <w:p w14:paraId="0FEE7D33" w14:textId="77777777" w:rsidR="00537A02" w:rsidRPr="00D7714F" w:rsidRDefault="00537A02">
      <w:pPr>
        <w:numPr>
          <w:ilvl w:val="0"/>
          <w:numId w:val="24"/>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propuesta para la implementación de los instrumentos de gestión del suelo previstos en la Ley que resulten pertinentes.</w:t>
      </w:r>
    </w:p>
    <w:p w14:paraId="4B45BF48" w14:textId="77777777" w:rsidR="00537A02" w:rsidRPr="00D7714F" w:rsidRDefault="00537A02">
      <w:pPr>
        <w:numPr>
          <w:ilvl w:val="0"/>
          <w:numId w:val="24"/>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análisis en materia de gestión de riesgo de desastres se deberá desarrollar contemplando estudios especializados de las características particulares que presentan las áreas identificadas:</w:t>
      </w:r>
    </w:p>
    <w:p w14:paraId="4DC7F802" w14:textId="77777777" w:rsidR="00537A02" w:rsidRPr="00D7714F" w:rsidRDefault="00537A02">
      <w:pPr>
        <w:numPr>
          <w:ilvl w:val="0"/>
          <w:numId w:val="25"/>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El estudio de mecánica de suelos deberá contemplar el análisis de licuefacción, expansión y colapsabilidad del suelo. Además de garantizar una correcta distribución y densidad de puntos de análisis.</w:t>
      </w:r>
    </w:p>
    <w:p w14:paraId="0B82502D" w14:textId="77777777" w:rsidR="00537A02" w:rsidRPr="00D7714F" w:rsidRDefault="00537A02">
      <w:pPr>
        <w:numPr>
          <w:ilvl w:val="0"/>
          <w:numId w:val="25"/>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Análisis de ondas superficiales (MASW).</w:t>
      </w:r>
    </w:p>
    <w:p w14:paraId="214A93F5" w14:textId="77777777" w:rsidR="00537A02" w:rsidRPr="00D7714F" w:rsidRDefault="00537A02">
      <w:pPr>
        <w:numPr>
          <w:ilvl w:val="0"/>
          <w:numId w:val="25"/>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Análisis de las condiciones locales del nivel freático.</w:t>
      </w:r>
    </w:p>
    <w:p w14:paraId="451AEE07" w14:textId="77777777" w:rsidR="00537A02" w:rsidRPr="00D7714F" w:rsidRDefault="00537A02">
      <w:pPr>
        <w:numPr>
          <w:ilvl w:val="0"/>
          <w:numId w:val="25"/>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Análisis estructural de las edificaciones y redes de infraestructura.</w:t>
      </w:r>
    </w:p>
    <w:p w14:paraId="352A5C15" w14:textId="77777777" w:rsidR="00537A02" w:rsidRPr="00D7714F" w:rsidRDefault="00537A02">
      <w:pPr>
        <w:numPr>
          <w:ilvl w:val="0"/>
          <w:numId w:val="25"/>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Propuestas de medidas de reducción del riesgo, enfocados en la reducción de las condiciones de vulnerabilidad.</w:t>
      </w:r>
    </w:p>
    <w:p w14:paraId="351B6DCB" w14:textId="77777777" w:rsidR="00537A02" w:rsidRPr="00D7714F" w:rsidRDefault="00537A02">
      <w:pPr>
        <w:numPr>
          <w:ilvl w:val="0"/>
          <w:numId w:val="25"/>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Propuestas específicas de reducción del riesgo, relacionadas a métodos de mejoramiento del suelo.</w:t>
      </w:r>
    </w:p>
    <w:p w14:paraId="784FC841" w14:textId="77777777" w:rsidR="00537A02" w:rsidRPr="00D7714F" w:rsidRDefault="00537A02">
      <w:pPr>
        <w:numPr>
          <w:ilvl w:val="0"/>
          <w:numId w:val="25"/>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 xml:space="preserve">Propuestas específicas de reducción del riesgo, relacionadas a tipos de cimentaciones y otras soluciones si las hubiera, considerándose el efecto </w:t>
      </w:r>
      <w:r w:rsidRPr="00D7714F">
        <w:rPr>
          <w:rFonts w:ascii="Swis721 LtCn BT" w:eastAsia="Swis721 LtCn BT" w:hAnsi="Swis721 LtCn BT" w:cs="Swis721 LtCn BT"/>
          <w:color w:val="000000"/>
        </w:rPr>
        <w:t>del sismo, las cargas a utilizar, asentamientos tolerables, capacidad de carga, entre otros.</w:t>
      </w:r>
    </w:p>
    <w:p w14:paraId="27C258B4" w14:textId="77777777" w:rsidR="00537A02" w:rsidRPr="00D7714F" w:rsidRDefault="00537A02">
      <w:pPr>
        <w:numPr>
          <w:ilvl w:val="0"/>
          <w:numId w:val="24"/>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La ubicación y características del equipamiento urbano y espacios públicos.</w:t>
      </w:r>
    </w:p>
    <w:p w14:paraId="65D1CB3A" w14:textId="77777777" w:rsidR="00537A02" w:rsidRPr="00D7714F" w:rsidRDefault="00537A02">
      <w:pPr>
        <w:numPr>
          <w:ilvl w:val="0"/>
          <w:numId w:val="24"/>
        </w:numPr>
        <w:pBdr>
          <w:top w:val="nil"/>
          <w:left w:val="nil"/>
          <w:bottom w:val="nil"/>
          <w:right w:val="nil"/>
          <w:between w:val="nil"/>
        </w:pBdr>
        <w:spacing w:after="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programas y proyectos por ejecutarse, especificando su financiamiento.</w:t>
      </w:r>
    </w:p>
    <w:p w14:paraId="3C6E681B" w14:textId="77777777" w:rsidR="00537A02" w:rsidRPr="00D7714F" w:rsidRDefault="00537A02">
      <w:pPr>
        <w:numPr>
          <w:ilvl w:val="0"/>
          <w:numId w:val="24"/>
        </w:numPr>
        <w:pBdr>
          <w:top w:val="nil"/>
          <w:left w:val="nil"/>
          <w:bottom w:val="nil"/>
          <w:right w:val="nil"/>
          <w:between w:val="nil"/>
        </w:pBdr>
        <w:spacing w:after="120" w:line="252" w:lineRule="auto"/>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Los mecanismos de implementación seguimiento y evaluación del PE.</w:t>
      </w:r>
    </w:p>
    <w:p w14:paraId="729CAD32" w14:textId="77777777" w:rsidR="00537A02" w:rsidRPr="00D7714F" w:rsidRDefault="00537A02">
      <w:pPr>
        <w:numPr>
          <w:ilvl w:val="0"/>
          <w:numId w:val="23"/>
        </w:numPr>
        <w:spacing w:after="120" w:line="252" w:lineRule="auto"/>
        <w:ind w:left="284"/>
        <w:jc w:val="both"/>
        <w:rPr>
          <w:rFonts w:ascii="Swis721 LtCn BT" w:eastAsia="Swis721 LtCn BT" w:hAnsi="Swis721 LtCn BT" w:cs="Swis721 LtCn BT"/>
          <w:b/>
          <w:bCs/>
        </w:rPr>
      </w:pPr>
      <w:r w:rsidRPr="00D7714F">
        <w:rPr>
          <w:rFonts w:ascii="Swis721 LtCn BT" w:eastAsia="Swis721 LtCn BT" w:hAnsi="Swis721 LtCn BT" w:cs="Swis721 LtCn BT"/>
          <w:b/>
          <w:bCs/>
        </w:rPr>
        <w:t>Plan específico para la zona de reglamentación especial (ZRE) por protección ambiental Calpitocasa, distrito de Pucyura, provincia de Anta.</w:t>
      </w:r>
    </w:p>
    <w:p w14:paraId="7FAD4BC0"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 xml:space="preserve">Se requiere la elaboración del Plan específico para la zona de reglamentación especial (ZRE) por protección ambiental Calpitocasa, con el objetivo de determinar los impactos ambientales generados por la presencia del botadero de residuos sólidos (basura) en las poblaciones asentadas aledañas éste área. </w:t>
      </w:r>
    </w:p>
    <w:p w14:paraId="363FF6DE"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Asimismo, la elaboración del Plan Específico deberá contemplar los siguientes lineamientos:</w:t>
      </w:r>
    </w:p>
    <w:p w14:paraId="4EEE6EB3" w14:textId="77777777" w:rsidR="00537A02" w:rsidRPr="00D7714F" w:rsidRDefault="00537A02">
      <w:pPr>
        <w:numPr>
          <w:ilvl w:val="0"/>
          <w:numId w:val="27"/>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Desarrollo de estudios especializados de la calidad ambiental, de los factores agua, suelo y aire.</w:t>
      </w:r>
    </w:p>
    <w:p w14:paraId="2C19B0E1" w14:textId="77777777" w:rsidR="00537A02" w:rsidRPr="00D7714F" w:rsidRDefault="00537A02">
      <w:pPr>
        <w:numPr>
          <w:ilvl w:val="0"/>
          <w:numId w:val="27"/>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Evaluación de la diversidad de flora y fauna.</w:t>
      </w:r>
    </w:p>
    <w:p w14:paraId="70A37822" w14:textId="77777777" w:rsidR="00537A02" w:rsidRPr="00D7714F" w:rsidRDefault="00537A02">
      <w:pPr>
        <w:numPr>
          <w:ilvl w:val="0"/>
          <w:numId w:val="27"/>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Se deberá establecer programas de recuperación y mitigación de los impactos generados por la inadecuada gestión de los residuos sólidos.</w:t>
      </w:r>
    </w:p>
    <w:p w14:paraId="4A44ACBB" w14:textId="77777777" w:rsidR="00537A02" w:rsidRPr="00D7714F" w:rsidRDefault="00537A02">
      <w:pPr>
        <w:numPr>
          <w:ilvl w:val="0"/>
          <w:numId w:val="27"/>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Establecimiento de programas de integración paisajística del área degradada.</w:t>
      </w:r>
    </w:p>
    <w:p w14:paraId="47A36FDA" w14:textId="77777777" w:rsidR="00537A02" w:rsidRPr="00D7714F" w:rsidRDefault="00537A02">
      <w:pPr>
        <w:numPr>
          <w:ilvl w:val="0"/>
          <w:numId w:val="27"/>
        </w:numPr>
        <w:pBdr>
          <w:top w:val="nil"/>
          <w:left w:val="nil"/>
          <w:bottom w:val="nil"/>
          <w:right w:val="nil"/>
          <w:between w:val="nil"/>
        </w:pBdr>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Establecimiento de programas de monitoreo acorde a lo establecido en la Ley Nº 27314</w:t>
      </w:r>
    </w:p>
    <w:p w14:paraId="6406E9F1" w14:textId="77777777" w:rsidR="00537A02" w:rsidRPr="00D7714F" w:rsidRDefault="00537A02">
      <w:pPr>
        <w:numPr>
          <w:ilvl w:val="0"/>
          <w:numId w:val="23"/>
        </w:numPr>
        <w:spacing w:after="120" w:line="252" w:lineRule="auto"/>
        <w:ind w:left="284"/>
        <w:jc w:val="both"/>
        <w:rPr>
          <w:rFonts w:ascii="Swis721 LtCn BT" w:eastAsia="Swis721 LtCn BT" w:hAnsi="Swis721 LtCn BT" w:cs="Swis721 LtCn BT"/>
          <w:b/>
          <w:bCs/>
        </w:rPr>
      </w:pPr>
      <w:r w:rsidRPr="00D7714F">
        <w:rPr>
          <w:rFonts w:ascii="Swis721 LtCn BT" w:eastAsia="Swis721 LtCn BT" w:hAnsi="Swis721 LtCn BT" w:cs="Swis721 LtCn BT"/>
          <w:b/>
          <w:bCs/>
        </w:rPr>
        <w:t>Plan específico para la zona de reglamentación especial (ZRE) por protección ambiental humedal Yungaqui - Inquilpata, distrito de Anta, provincia de Anta.</w:t>
      </w:r>
    </w:p>
    <w:p w14:paraId="7849A408" w14:textId="77777777" w:rsidR="00537A02" w:rsidRPr="00D7714F" w:rsidRDefault="00537A02" w:rsidP="00537A02">
      <w:pPr>
        <w:spacing w:after="120" w:line="252" w:lineRule="auto"/>
        <w:jc w:val="both"/>
        <w:rPr>
          <w:rFonts w:ascii="Swis721 LtCn BT" w:eastAsia="Swis721 LtCn BT" w:hAnsi="Swis721 LtCn BT" w:cs="Swis721 LtCn BT"/>
        </w:rPr>
      </w:pPr>
      <w:bookmarkStart w:id="96" w:name="_heading=h.lt8ayfvanowx" w:colFirst="0" w:colLast="0"/>
      <w:bookmarkEnd w:id="96"/>
      <w:r w:rsidRPr="00D7714F">
        <w:rPr>
          <w:rFonts w:ascii="Swis721 LtCn BT" w:eastAsia="Swis721 LtCn BT" w:hAnsi="Swis721 LtCn BT" w:cs="Swis721 LtCn BT"/>
        </w:rPr>
        <w:t xml:space="preserve">Se requiere la elaboración del Plan específico para la zona de reglamentación especial (ZRE) por protección ambiental humedal Yungaqui - Inquilpata, con el objetivo de Conservar y proteger la biodiversidad del humedal, incluyendo la flora y la fauna y de Proteger y recuperar un espacio esencial para la recarga de los acuíferos y el almacenamiento de agua. </w:t>
      </w:r>
    </w:p>
    <w:p w14:paraId="3C26ACCF"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lastRenderedPageBreak/>
        <w:t>Asimismo, la elaboración del Plan Específico deberá contemplar los siguientes lineamientos:</w:t>
      </w:r>
    </w:p>
    <w:p w14:paraId="32C05C3D" w14:textId="77777777" w:rsidR="00537A02" w:rsidRPr="00D7714F" w:rsidRDefault="00537A02">
      <w:pPr>
        <w:numPr>
          <w:ilvl w:val="0"/>
          <w:numId w:val="26"/>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Desarrollo de los estudios especializados necesarios en el marco de lo establecido por el reglamento de la Ley N° 32099 para la Protección, Conservación y Uso Sostenible de los Humedales en el Territorio Nacional. Documento que se encuentra en etapa de consulta.</w:t>
      </w:r>
    </w:p>
    <w:p w14:paraId="189F5E3D" w14:textId="77777777" w:rsidR="00537A02" w:rsidRPr="00D7714F" w:rsidRDefault="00537A02">
      <w:pPr>
        <w:numPr>
          <w:ilvl w:val="0"/>
          <w:numId w:val="26"/>
        </w:numPr>
        <w:pBdr>
          <w:top w:val="nil"/>
          <w:left w:val="nil"/>
          <w:bottom w:val="nil"/>
          <w:right w:val="nil"/>
          <w:between w:val="nil"/>
        </w:pBdr>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Establecimiento de medidas para la protección del área delimitada en concordancia a los estudios especializados y el reglamento de la Ley N° 32099.</w:t>
      </w:r>
    </w:p>
    <w:p w14:paraId="34EF07FA" w14:textId="77777777" w:rsidR="00537A02" w:rsidRPr="00D7714F" w:rsidRDefault="00537A02">
      <w:pPr>
        <w:numPr>
          <w:ilvl w:val="0"/>
          <w:numId w:val="23"/>
        </w:numPr>
        <w:spacing w:after="120" w:line="252" w:lineRule="auto"/>
        <w:ind w:left="284"/>
        <w:jc w:val="both"/>
        <w:rPr>
          <w:rFonts w:ascii="Swis721 LtCn BT" w:eastAsia="Swis721 LtCn BT" w:hAnsi="Swis721 LtCn BT" w:cs="Swis721 LtCn BT"/>
          <w:b/>
          <w:bCs/>
        </w:rPr>
      </w:pPr>
      <w:r w:rsidRPr="00D7714F">
        <w:rPr>
          <w:rFonts w:ascii="Swis721 LtCn BT" w:eastAsia="Swis721 LtCn BT" w:hAnsi="Swis721 LtCn BT" w:cs="Swis721 LtCn BT"/>
          <w:b/>
          <w:bCs/>
        </w:rPr>
        <w:t>Plan maestro del centro histórico de Anta, provincia de Anta.</w:t>
      </w:r>
    </w:p>
    <w:p w14:paraId="5111D60A"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Se requiere la formulación del plan maestro del centro histórico de Anta, por tratarse de un área que posee valores culturales e históricos. Esta zona corresponde el área del centro histórico de Anta Capital, así como su área transición Patrimonial,</w:t>
      </w:r>
      <w:r w:rsidRPr="00D7714F">
        <w:t xml:space="preserve"> </w:t>
      </w:r>
      <w:r w:rsidRPr="00D7714F">
        <w:rPr>
          <w:rFonts w:ascii="Swis721 LtCn BT" w:eastAsia="Swis721 LtCn BT" w:hAnsi="Swis721 LtCn BT" w:cs="Swis721 LtCn BT"/>
        </w:rPr>
        <w:t xml:space="preserve">entendida como las zonas colindantes que, sin poseer valor patrimonial intrínseco, cumplen una función esencial en la protección del entorno visual y urbano de los bienes culturales. </w:t>
      </w:r>
    </w:p>
    <w:p w14:paraId="344D1DC4"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La elaboración del Plan Específico deberá considerar, como mínimo, los siguientes lineamientos:</w:t>
      </w:r>
    </w:p>
    <w:p w14:paraId="0D7BC3C5" w14:textId="77777777" w:rsidR="00537A02" w:rsidRPr="00D7714F" w:rsidRDefault="00537A02">
      <w:pPr>
        <w:numPr>
          <w:ilvl w:val="0"/>
          <w:numId w:val="28"/>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Realización de estudios técnicos que evalúen la calidad, estado de conservación y riesgos del patrimonio arquitectónico existente, identificando las intervenciones necesarias para su preservación y puesta en valor.</w:t>
      </w:r>
    </w:p>
    <w:p w14:paraId="60120EB1" w14:textId="77777777" w:rsidR="00537A02" w:rsidRPr="00D7714F" w:rsidRDefault="00537A02">
      <w:pPr>
        <w:numPr>
          <w:ilvl w:val="0"/>
          <w:numId w:val="28"/>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Identificación, diagnóstico y valoración de los elementos culturales materiales (edificaciones, monumentos) e inmateriales (tradiciones, costumbres, prácticas culturales) que conforman el patrimonio del centro histórico.</w:t>
      </w:r>
    </w:p>
    <w:p w14:paraId="2FCA89FF" w14:textId="77777777" w:rsidR="00537A02" w:rsidRPr="00D7714F" w:rsidRDefault="00537A02">
      <w:pPr>
        <w:numPr>
          <w:ilvl w:val="0"/>
          <w:numId w:val="28"/>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Formulación de acciones específicas para la restauración de edificaciones, conservación de monumentos históricos y protección de sitios arqueológicos relevantes, de acuerdo con los criterios de autenticidad e integridad.</w:t>
      </w:r>
    </w:p>
    <w:p w14:paraId="081CD27B" w14:textId="77777777" w:rsidR="00537A02" w:rsidRPr="00D7714F" w:rsidRDefault="00537A02">
      <w:pPr>
        <w:numPr>
          <w:ilvl w:val="0"/>
          <w:numId w:val="28"/>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Diseño e implementación de programas que mejoren la infraestructura urbana, con el fin de preservar y reforzar el carácter tradicional y cultural del centro histórico.</w:t>
      </w:r>
    </w:p>
    <w:p w14:paraId="54C3802A" w14:textId="77777777" w:rsidR="00537A02" w:rsidRPr="00D7714F" w:rsidRDefault="00537A02">
      <w:pPr>
        <w:numPr>
          <w:ilvl w:val="0"/>
          <w:numId w:val="28"/>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Propuesta de mecanismos que impulsen el turismo cultural sostenible, el fortalecimiento del comercio local, y la creación de centros de interpretación, museos y espacios de difusión del patrimonio histórico.</w:t>
      </w:r>
    </w:p>
    <w:p w14:paraId="6B18B009" w14:textId="77777777" w:rsidR="00537A02" w:rsidRPr="00D7714F" w:rsidRDefault="00537A02">
      <w:pPr>
        <w:numPr>
          <w:ilvl w:val="0"/>
          <w:numId w:val="28"/>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Incorporación de estrategias que promuevan una movilidad urbana adecuada, priorizando el tránsito peatonal, el uso de transporte no motorizado y la mejora de la conectividad interna, de acuerdo con los principios de sostenibilidad y accesibilidad universal.</w:t>
      </w:r>
    </w:p>
    <w:p w14:paraId="2D262EE0" w14:textId="77777777" w:rsidR="00537A02" w:rsidRPr="00D7714F" w:rsidRDefault="00537A02">
      <w:pPr>
        <w:numPr>
          <w:ilvl w:val="0"/>
          <w:numId w:val="28"/>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Diseño e implementación de un programa de seguimiento continuo que garantice el cumplimiento de las acciones previstas en el plan, en concordancia con las normativas nacionales e internacionales sobre protección del patrimonio cultural.</w:t>
      </w:r>
    </w:p>
    <w:p w14:paraId="2CE1068B" w14:textId="77777777" w:rsidR="00537A02" w:rsidRPr="00D7714F" w:rsidRDefault="00537A02">
      <w:pPr>
        <w:numPr>
          <w:ilvl w:val="0"/>
          <w:numId w:val="28"/>
        </w:numPr>
        <w:pBdr>
          <w:top w:val="nil"/>
          <w:left w:val="nil"/>
          <w:bottom w:val="nil"/>
          <w:right w:val="nil"/>
          <w:between w:val="nil"/>
        </w:pBdr>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Establecimiento de mecanismos de consulta y participación de la población local en la formulación e implementación del plan, promoviendo la apropiación social del patrimonio, así como la educación y sensibilización respecto a su conservación.</w:t>
      </w:r>
    </w:p>
    <w:p w14:paraId="4FC4BAB1" w14:textId="77777777" w:rsidR="00537A02" w:rsidRPr="00D7714F" w:rsidRDefault="00537A02">
      <w:pPr>
        <w:numPr>
          <w:ilvl w:val="0"/>
          <w:numId w:val="23"/>
        </w:numPr>
        <w:spacing w:after="120" w:line="252" w:lineRule="auto"/>
        <w:ind w:left="284"/>
        <w:jc w:val="both"/>
        <w:rPr>
          <w:rFonts w:ascii="Swis721 LtCn BT" w:eastAsia="Swis721 LtCn BT" w:hAnsi="Swis721 LtCn BT" w:cs="Swis721 LtCn BT"/>
          <w:b/>
          <w:bCs/>
        </w:rPr>
      </w:pPr>
      <w:r w:rsidRPr="00D7714F">
        <w:rPr>
          <w:rFonts w:ascii="Swis721 LtCn BT" w:eastAsia="Swis721 LtCn BT" w:hAnsi="Swis721 LtCn BT" w:cs="Swis721 LtCn BT"/>
          <w:b/>
          <w:bCs/>
        </w:rPr>
        <w:t>Zona de Reglamentación Especial por Compromiso con Bien Inmueble Prehispánico (ZRE - CBIP)</w:t>
      </w:r>
    </w:p>
    <w:p w14:paraId="493AFAFB"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La formulación del Plan Específico para la ZRE - CBIP tiene como objetivo garantizar la protección, conservación y gestión adecuada del patrimonio cultural prehispánico identificado en el ámbito</w:t>
      </w:r>
      <w:r>
        <w:rPr>
          <w:rFonts w:ascii="Swis721 LtCn BT" w:eastAsia="Swis721 LtCn BT" w:hAnsi="Swis721 LtCn BT" w:cs="Swis721 LtCn BT"/>
        </w:rPr>
        <w:t xml:space="preserve"> de intervención</w:t>
      </w:r>
      <w:r w:rsidRPr="00D7714F">
        <w:rPr>
          <w:rFonts w:ascii="Swis721 LtCn BT" w:eastAsia="Swis721 LtCn BT" w:hAnsi="Swis721 LtCn BT" w:cs="Swis721 LtCn BT"/>
        </w:rPr>
        <w:t xml:space="preserve"> del PDU ANTA. Esta zona comprende espacios con bienes inmuebles de valor arqueológico, cuya integridad debe preservarse frente a cualquier intervención.</w:t>
      </w:r>
    </w:p>
    <w:p w14:paraId="76BB517D" w14:textId="77777777" w:rsidR="00537A02" w:rsidRPr="00D7714F" w:rsidRDefault="00537A02" w:rsidP="00537A02">
      <w:pPr>
        <w:spacing w:after="120" w:line="252" w:lineRule="auto"/>
        <w:jc w:val="both"/>
        <w:rPr>
          <w:rFonts w:ascii="Swis721 LtCn BT" w:eastAsia="Swis721 LtCn BT" w:hAnsi="Swis721 LtCn BT" w:cs="Swis721 LtCn BT"/>
        </w:rPr>
      </w:pPr>
      <w:r w:rsidRPr="00D7714F">
        <w:rPr>
          <w:rFonts w:ascii="Swis721 LtCn BT" w:eastAsia="Swis721 LtCn BT" w:hAnsi="Swis721 LtCn BT" w:cs="Swis721 LtCn BT"/>
        </w:rPr>
        <w:t>El plan deberá contemplar:</w:t>
      </w:r>
    </w:p>
    <w:p w14:paraId="0B320E3E" w14:textId="77777777" w:rsidR="00537A02" w:rsidRPr="00D7714F" w:rsidRDefault="00537A02">
      <w:pPr>
        <w:numPr>
          <w:ilvl w:val="0"/>
          <w:numId w:val="30"/>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Estudios técnicos que identifiquen, delimiten y diagnostiquen el estado de conservación del patrimonio prehispánico.</w:t>
      </w:r>
    </w:p>
    <w:p w14:paraId="1A590E4F" w14:textId="77777777" w:rsidR="00537A02" w:rsidRPr="00D7714F" w:rsidRDefault="00537A02">
      <w:pPr>
        <w:numPr>
          <w:ilvl w:val="0"/>
          <w:numId w:val="30"/>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Medidas de protección, restauración y conservación en coordinación con el Ministerio de Cultura.</w:t>
      </w:r>
    </w:p>
    <w:p w14:paraId="65869F80" w14:textId="77777777" w:rsidR="00537A02" w:rsidRPr="00D7714F" w:rsidRDefault="00537A02">
      <w:pPr>
        <w:numPr>
          <w:ilvl w:val="0"/>
          <w:numId w:val="30"/>
        </w:numPr>
        <w:pBdr>
          <w:top w:val="nil"/>
          <w:left w:val="nil"/>
          <w:bottom w:val="nil"/>
          <w:right w:val="nil"/>
          <w:between w:val="nil"/>
        </w:pBdr>
        <w:spacing w:after="0"/>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t>Regulaciones de uso del suelo y restricciones de actividades, según la normativa vigente y con opinión técnica favorable de la DDC Cusco.</w:t>
      </w:r>
    </w:p>
    <w:p w14:paraId="78A1D12E" w14:textId="77777777" w:rsidR="00537A02" w:rsidRPr="00D7714F" w:rsidRDefault="00537A02">
      <w:pPr>
        <w:numPr>
          <w:ilvl w:val="0"/>
          <w:numId w:val="30"/>
        </w:numPr>
        <w:pBdr>
          <w:top w:val="nil"/>
          <w:left w:val="nil"/>
          <w:bottom w:val="nil"/>
          <w:right w:val="nil"/>
          <w:between w:val="nil"/>
        </w:pBdr>
        <w:ind w:left="426"/>
        <w:jc w:val="both"/>
        <w:rPr>
          <w:rFonts w:ascii="Swis721 LtCn BT" w:eastAsia="Swis721 LtCn BT" w:hAnsi="Swis721 LtCn BT" w:cs="Swis721 LtCn BT"/>
          <w:color w:val="000000"/>
        </w:rPr>
      </w:pPr>
      <w:r w:rsidRPr="00D7714F">
        <w:rPr>
          <w:rFonts w:ascii="Swis721 LtCn BT" w:eastAsia="Swis721 LtCn BT" w:hAnsi="Swis721 LtCn BT" w:cs="Swis721 LtCn BT"/>
          <w:color w:val="000000"/>
        </w:rPr>
        <w:lastRenderedPageBreak/>
        <w:t>Estrategias de gestión participativa, sensibilización comunitaria y monitoreo continuo del patrimonio.</w:t>
      </w:r>
    </w:p>
    <w:p w14:paraId="23F34F73" w14:textId="77777777" w:rsidR="00F752E5" w:rsidRDefault="00F752E5"/>
    <w:sectPr w:rsidR="00F752E5" w:rsidSect="00537A02">
      <w:pgSz w:w="16838" w:h="11906" w:orient="landscape"/>
      <w:pgMar w:top="1701" w:right="1417" w:bottom="1701"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wis721 LtCn BT">
    <w:panose1 w:val="020B0406020202030204"/>
    <w:charset w:val="00"/>
    <w:family w:val="swiss"/>
    <w:pitch w:val="variable"/>
    <w:sig w:usb0="00000087" w:usb1="00000000" w:usb2="00000000" w:usb3="00000000" w:csb0="0000001B" w:csb1="00000000"/>
  </w:font>
  <w:font w:name="Swis721 Cn BT">
    <w:panose1 w:val="020B0506020202030204"/>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353"/>
    <w:multiLevelType w:val="multilevel"/>
    <w:tmpl w:val="6CA808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4859E8"/>
    <w:multiLevelType w:val="multilevel"/>
    <w:tmpl w:val="DDBE6302"/>
    <w:lvl w:ilvl="0">
      <w:numFmt w:val="bullet"/>
      <w:lvlText w:val="-"/>
      <w:lvlJc w:val="left"/>
      <w:pPr>
        <w:ind w:left="720" w:hanging="360"/>
      </w:pPr>
      <w:rPr>
        <w:rFonts w:ascii="Swis721 LtCn BT" w:eastAsia="Swis721 LtCn BT" w:hAnsi="Swis721 LtCn BT" w:cs="Swis721 LtCn B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5F6AAA"/>
    <w:multiLevelType w:val="multilevel"/>
    <w:tmpl w:val="A1BE67DC"/>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DB63D79"/>
    <w:multiLevelType w:val="multilevel"/>
    <w:tmpl w:val="2CBA42E4"/>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E66120D"/>
    <w:multiLevelType w:val="multilevel"/>
    <w:tmpl w:val="3B745378"/>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EFE4A16"/>
    <w:multiLevelType w:val="multilevel"/>
    <w:tmpl w:val="CA4A00C4"/>
    <w:lvl w:ilvl="0">
      <w:start w:val="23"/>
      <w:numFmt w:val="bullet"/>
      <w:lvlText w:val="-"/>
      <w:lvlJc w:val="left"/>
      <w:pPr>
        <w:ind w:left="720" w:hanging="360"/>
      </w:pPr>
      <w:rPr>
        <w:rFonts w:ascii="Swis721 LtCn BT" w:eastAsia="Swis721 LtCn BT" w:hAnsi="Swis721 LtCn BT" w:cs="Swis721 LtCn B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48A140C"/>
    <w:multiLevelType w:val="multilevel"/>
    <w:tmpl w:val="6FE41B80"/>
    <w:lvl w:ilvl="0">
      <w:start w:val="113"/>
      <w:numFmt w:val="decimal"/>
      <w:lvlText w:val="%1"/>
      <w:lvlJc w:val="left"/>
      <w:pPr>
        <w:ind w:left="473" w:hanging="473"/>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54B0F3D"/>
    <w:multiLevelType w:val="multilevel"/>
    <w:tmpl w:val="B6FA1E8A"/>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687311"/>
    <w:multiLevelType w:val="multilevel"/>
    <w:tmpl w:val="444441E2"/>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15B737B0"/>
    <w:multiLevelType w:val="multilevel"/>
    <w:tmpl w:val="29AAEA4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886767B"/>
    <w:multiLevelType w:val="multilevel"/>
    <w:tmpl w:val="45DA1FAC"/>
    <w:lvl w:ilvl="0">
      <w:start w:val="1"/>
      <w:numFmt w:val="lowerLetter"/>
      <w:lvlText w:val="%1)"/>
      <w:lvlJc w:val="left"/>
      <w:pPr>
        <w:ind w:left="502" w:hanging="480"/>
      </w:pPr>
    </w:lvl>
    <w:lvl w:ilvl="1">
      <w:start w:val="1"/>
      <w:numFmt w:val="bullet"/>
      <w:lvlText w:val="●"/>
      <w:lvlJc w:val="left"/>
      <w:pPr>
        <w:ind w:left="1462" w:hanging="720"/>
      </w:pPr>
      <w:rPr>
        <w:rFonts w:ascii="Noto Sans Symbols" w:eastAsia="Noto Sans Symbols" w:hAnsi="Noto Sans Symbols" w:cs="Noto Sans Symbols"/>
      </w:rPr>
    </w:lvl>
    <w:lvl w:ilvl="2">
      <w:start w:val="1"/>
      <w:numFmt w:val="decimal"/>
      <w:lvlText w:val="%1.●.%3."/>
      <w:lvlJc w:val="left"/>
      <w:pPr>
        <w:ind w:left="2182" w:hanging="720"/>
      </w:pPr>
    </w:lvl>
    <w:lvl w:ilvl="3">
      <w:start w:val="1"/>
      <w:numFmt w:val="decimal"/>
      <w:lvlText w:val="%1.●.%3.%4."/>
      <w:lvlJc w:val="left"/>
      <w:pPr>
        <w:ind w:left="3262" w:hanging="1080"/>
      </w:pPr>
    </w:lvl>
    <w:lvl w:ilvl="4">
      <w:start w:val="1"/>
      <w:numFmt w:val="decimal"/>
      <w:lvlText w:val="%1.●.%3.%4.%5."/>
      <w:lvlJc w:val="left"/>
      <w:pPr>
        <w:ind w:left="4342" w:hanging="1440"/>
      </w:pPr>
    </w:lvl>
    <w:lvl w:ilvl="5">
      <w:start w:val="1"/>
      <w:numFmt w:val="decimal"/>
      <w:lvlText w:val="%1.●.%3.%4.%5.%6."/>
      <w:lvlJc w:val="left"/>
      <w:pPr>
        <w:ind w:left="5062" w:hanging="1440"/>
      </w:pPr>
    </w:lvl>
    <w:lvl w:ilvl="6">
      <w:start w:val="1"/>
      <w:numFmt w:val="decimal"/>
      <w:lvlText w:val="%1.●.%3.%4.%5.%6.%7."/>
      <w:lvlJc w:val="left"/>
      <w:pPr>
        <w:ind w:left="6142" w:hanging="1800"/>
      </w:pPr>
    </w:lvl>
    <w:lvl w:ilvl="7">
      <w:start w:val="1"/>
      <w:numFmt w:val="decimal"/>
      <w:lvlText w:val="%1.●.%3.%4.%5.%6.%7.%8."/>
      <w:lvlJc w:val="left"/>
      <w:pPr>
        <w:ind w:left="6862" w:hanging="1800"/>
      </w:pPr>
    </w:lvl>
    <w:lvl w:ilvl="8">
      <w:start w:val="1"/>
      <w:numFmt w:val="decimal"/>
      <w:lvlText w:val="%1.●.%3.%4.%5.%6.%7.%8.%9."/>
      <w:lvlJc w:val="left"/>
      <w:pPr>
        <w:ind w:left="7942" w:hanging="2160"/>
      </w:pPr>
    </w:lvl>
  </w:abstractNum>
  <w:abstractNum w:abstractNumId="11" w15:restartNumberingAfterBreak="0">
    <w:nsid w:val="1DAB4D4D"/>
    <w:multiLevelType w:val="multilevel"/>
    <w:tmpl w:val="AC3AAB2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1F2209BE"/>
    <w:multiLevelType w:val="multilevel"/>
    <w:tmpl w:val="03DA14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13" w15:restartNumberingAfterBreak="0">
    <w:nsid w:val="21B97239"/>
    <w:multiLevelType w:val="multilevel"/>
    <w:tmpl w:val="A5507E92"/>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2A96632"/>
    <w:multiLevelType w:val="multilevel"/>
    <w:tmpl w:val="B5C241D0"/>
    <w:lvl w:ilvl="0">
      <w:start w:val="110"/>
      <w:numFmt w:val="decimal"/>
      <w:lvlText w:val="%1"/>
      <w:lvlJc w:val="left"/>
      <w:pPr>
        <w:ind w:left="473" w:hanging="473"/>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 w15:restartNumberingAfterBreak="0">
    <w:nsid w:val="24E23298"/>
    <w:multiLevelType w:val="multilevel"/>
    <w:tmpl w:val="7FD20AE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72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55F5557"/>
    <w:multiLevelType w:val="multilevel"/>
    <w:tmpl w:val="777A1566"/>
    <w:lvl w:ilvl="0">
      <w:start w:val="1"/>
      <w:numFmt w:val="lowerLetter"/>
      <w:lvlText w:val="%1)"/>
      <w:lvlJc w:val="left"/>
      <w:pPr>
        <w:ind w:left="960" w:hanging="480"/>
      </w:pPr>
    </w:lvl>
    <w:lvl w:ilvl="1">
      <w:start w:val="1"/>
      <w:numFmt w:val="bullet"/>
      <w:lvlText w:val="●"/>
      <w:lvlJc w:val="left"/>
      <w:pPr>
        <w:ind w:left="1920" w:hanging="720"/>
      </w:pPr>
      <w:rPr>
        <w:rFonts w:ascii="Noto Sans Symbols" w:eastAsia="Noto Sans Symbols" w:hAnsi="Noto Sans Symbols" w:cs="Noto Sans Symbols"/>
      </w:rPr>
    </w:lvl>
    <w:lvl w:ilvl="2">
      <w:start w:val="1"/>
      <w:numFmt w:val="decimal"/>
      <w:lvlText w:val="%1.●.%3."/>
      <w:lvlJc w:val="left"/>
      <w:pPr>
        <w:ind w:left="2640" w:hanging="720"/>
      </w:pPr>
    </w:lvl>
    <w:lvl w:ilvl="3">
      <w:start w:val="1"/>
      <w:numFmt w:val="decimal"/>
      <w:lvlText w:val="%1.●.%3.%4."/>
      <w:lvlJc w:val="left"/>
      <w:pPr>
        <w:ind w:left="3720" w:hanging="1080"/>
      </w:pPr>
    </w:lvl>
    <w:lvl w:ilvl="4">
      <w:start w:val="1"/>
      <w:numFmt w:val="decimal"/>
      <w:lvlText w:val="%1.●.%3.%4.%5."/>
      <w:lvlJc w:val="left"/>
      <w:pPr>
        <w:ind w:left="4800" w:hanging="1440"/>
      </w:pPr>
    </w:lvl>
    <w:lvl w:ilvl="5">
      <w:start w:val="1"/>
      <w:numFmt w:val="decimal"/>
      <w:lvlText w:val="%1.●.%3.%4.%5.%6."/>
      <w:lvlJc w:val="left"/>
      <w:pPr>
        <w:ind w:left="5520" w:hanging="1440"/>
      </w:pPr>
    </w:lvl>
    <w:lvl w:ilvl="6">
      <w:start w:val="1"/>
      <w:numFmt w:val="decimal"/>
      <w:lvlText w:val="%1.●.%3.%4.%5.%6.%7."/>
      <w:lvlJc w:val="left"/>
      <w:pPr>
        <w:ind w:left="6600" w:hanging="1800"/>
      </w:pPr>
    </w:lvl>
    <w:lvl w:ilvl="7">
      <w:start w:val="1"/>
      <w:numFmt w:val="decimal"/>
      <w:lvlText w:val="%1.●.%3.%4.%5.%6.%7.%8."/>
      <w:lvlJc w:val="left"/>
      <w:pPr>
        <w:ind w:left="7320" w:hanging="1800"/>
      </w:pPr>
    </w:lvl>
    <w:lvl w:ilvl="8">
      <w:start w:val="1"/>
      <w:numFmt w:val="decimal"/>
      <w:lvlText w:val="%1.●.%3.%4.%5.%6.%7.%8.%9."/>
      <w:lvlJc w:val="left"/>
      <w:pPr>
        <w:ind w:left="8400" w:hanging="2160"/>
      </w:pPr>
    </w:lvl>
  </w:abstractNum>
  <w:abstractNum w:abstractNumId="17" w15:restartNumberingAfterBreak="0">
    <w:nsid w:val="26C756DA"/>
    <w:multiLevelType w:val="multilevel"/>
    <w:tmpl w:val="6CD82882"/>
    <w:lvl w:ilvl="0">
      <w:start w:val="1"/>
      <w:numFmt w:val="lowerLetter"/>
      <w:lvlText w:val="%1)"/>
      <w:lvlJc w:val="left"/>
      <w:pPr>
        <w:ind w:left="480" w:hanging="480"/>
      </w:pPr>
    </w:lvl>
    <w:lvl w:ilvl="1">
      <w:start w:val="1"/>
      <w:numFmt w:val="bullet"/>
      <w:lvlText w:val="●"/>
      <w:lvlJc w:val="left"/>
      <w:pPr>
        <w:ind w:left="1440" w:hanging="720"/>
      </w:pPr>
      <w:rPr>
        <w:rFonts w:ascii="Noto Sans Symbols" w:eastAsia="Noto Sans Symbols" w:hAnsi="Noto Sans Symbols" w:cs="Noto Sans Symbols"/>
      </w:rPr>
    </w:lvl>
    <w:lvl w:ilvl="2">
      <w:start w:val="1"/>
      <w:numFmt w:val="decimal"/>
      <w:lvlText w:val="%1.●.%3."/>
      <w:lvlJc w:val="left"/>
      <w:pPr>
        <w:ind w:left="2160" w:hanging="720"/>
      </w:pPr>
    </w:lvl>
    <w:lvl w:ilvl="3">
      <w:start w:val="1"/>
      <w:numFmt w:val="decimal"/>
      <w:lvlText w:val="%1.●.%3.%4."/>
      <w:lvlJc w:val="left"/>
      <w:pPr>
        <w:ind w:left="3240" w:hanging="1080"/>
      </w:pPr>
    </w:lvl>
    <w:lvl w:ilvl="4">
      <w:start w:val="1"/>
      <w:numFmt w:val="decimal"/>
      <w:lvlText w:val="%1.●.%3.%4.%5."/>
      <w:lvlJc w:val="left"/>
      <w:pPr>
        <w:ind w:left="4320" w:hanging="1440"/>
      </w:pPr>
    </w:lvl>
    <w:lvl w:ilvl="5">
      <w:start w:val="1"/>
      <w:numFmt w:val="decimal"/>
      <w:lvlText w:val="%1.●.%3.%4.%5.%6."/>
      <w:lvlJc w:val="left"/>
      <w:pPr>
        <w:ind w:left="5040" w:hanging="1440"/>
      </w:pPr>
    </w:lvl>
    <w:lvl w:ilvl="6">
      <w:start w:val="1"/>
      <w:numFmt w:val="decimal"/>
      <w:lvlText w:val="%1.●.%3.%4.%5.%6.%7."/>
      <w:lvlJc w:val="left"/>
      <w:pPr>
        <w:ind w:left="6120" w:hanging="1800"/>
      </w:pPr>
    </w:lvl>
    <w:lvl w:ilvl="7">
      <w:start w:val="1"/>
      <w:numFmt w:val="decimal"/>
      <w:lvlText w:val="%1.●.%3.%4.%5.%6.%7.%8."/>
      <w:lvlJc w:val="left"/>
      <w:pPr>
        <w:ind w:left="6840" w:hanging="1800"/>
      </w:pPr>
    </w:lvl>
    <w:lvl w:ilvl="8">
      <w:start w:val="1"/>
      <w:numFmt w:val="decimal"/>
      <w:lvlText w:val="%1.●.%3.%4.%5.%6.%7.%8.%9."/>
      <w:lvlJc w:val="left"/>
      <w:pPr>
        <w:ind w:left="7920" w:hanging="2160"/>
      </w:pPr>
    </w:lvl>
  </w:abstractNum>
  <w:abstractNum w:abstractNumId="18" w15:restartNumberingAfterBreak="0">
    <w:nsid w:val="29F42106"/>
    <w:multiLevelType w:val="multilevel"/>
    <w:tmpl w:val="586EE616"/>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9" w15:restartNumberingAfterBreak="0">
    <w:nsid w:val="2C6F4F7E"/>
    <w:multiLevelType w:val="multilevel"/>
    <w:tmpl w:val="A11C5C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F99479B"/>
    <w:multiLevelType w:val="multilevel"/>
    <w:tmpl w:val="95AEA77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02A7AFC"/>
    <w:multiLevelType w:val="multilevel"/>
    <w:tmpl w:val="C598D03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32B50373"/>
    <w:multiLevelType w:val="multilevel"/>
    <w:tmpl w:val="18B08254"/>
    <w:lvl w:ilvl="0">
      <w:start w:val="1"/>
      <w:numFmt w:val="decimal"/>
      <w:lvlText w:val="Artículo %1."/>
      <w:lvlJc w:val="left"/>
      <w:pPr>
        <w:ind w:left="360" w:hanging="360"/>
      </w:pPr>
      <w:rPr>
        <w:rFonts w:ascii="Swis721 Cn BT" w:eastAsia="Swis721 Cn BT" w:hAnsi="Swis721 Cn BT" w:cs="Swis721 Cn BT"/>
        <w:b/>
        <w:bCs/>
        <w:i w:val="0"/>
        <w:iCs w:val="0"/>
        <w:smallCaps/>
        <w:color w:val="595959"/>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3EE7345"/>
    <w:multiLevelType w:val="multilevel"/>
    <w:tmpl w:val="C43230A6"/>
    <w:lvl w:ilvl="0">
      <w:start w:val="126"/>
      <w:numFmt w:val="decimal"/>
      <w:lvlText w:val="%1"/>
      <w:lvlJc w:val="left"/>
      <w:pPr>
        <w:ind w:left="488" w:hanging="488"/>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4" w15:restartNumberingAfterBreak="0">
    <w:nsid w:val="34C77F0E"/>
    <w:multiLevelType w:val="multilevel"/>
    <w:tmpl w:val="38C4458A"/>
    <w:lvl w:ilvl="0">
      <w:start w:val="2"/>
      <w:numFmt w:val="decimal"/>
      <w:lvlText w:val=""/>
      <w:lvlJc w:val="left"/>
      <w:pPr>
        <w:ind w:left="0" w:firstLine="0"/>
      </w:pPr>
    </w:lvl>
    <w:lvl w:ilvl="1">
      <w:start w:val="3"/>
      <w:numFmt w:val="upperRoman"/>
      <w:lvlText w:val="TÍTULO %2."/>
      <w:lvlJc w:val="left"/>
      <w:pPr>
        <w:ind w:left="0" w:firstLine="0"/>
      </w:pPr>
    </w:lvl>
    <w:lvl w:ilvl="2">
      <w:start w:val="1"/>
      <w:numFmt w:val="upperRoman"/>
      <w:lvlText w:val="CAPÍTULO %3."/>
      <w:lvlJc w:val="left"/>
      <w:pPr>
        <w:ind w:left="0" w:firstLine="0"/>
      </w:pPr>
    </w:lvl>
    <w:lvl w:ilvl="3">
      <w:start w:val="1"/>
      <w:numFmt w:val="upperRoman"/>
      <w:lvlText w:val="Subcapítulo %4."/>
      <w:lvlJc w:val="left"/>
      <w:pPr>
        <w:ind w:left="0" w:firstLine="0"/>
      </w:pPr>
      <w:rPr>
        <w:sz w:val="26"/>
        <w:szCs w:val="26"/>
      </w:rPr>
    </w:lvl>
    <w:lvl w:ilvl="4">
      <w:start w:val="1"/>
      <w:numFmt w:val="decimal"/>
      <w:lvlText w:val="Artículo %5."/>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5" w15:restartNumberingAfterBreak="0">
    <w:nsid w:val="362D21E6"/>
    <w:multiLevelType w:val="multilevel"/>
    <w:tmpl w:val="6F381292"/>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72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7AE5ED1"/>
    <w:multiLevelType w:val="multilevel"/>
    <w:tmpl w:val="650627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7CA05A9"/>
    <w:multiLevelType w:val="multilevel"/>
    <w:tmpl w:val="A9A46CF0"/>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37DB05B8"/>
    <w:multiLevelType w:val="multilevel"/>
    <w:tmpl w:val="4A4009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7FD2E06"/>
    <w:multiLevelType w:val="multilevel"/>
    <w:tmpl w:val="D51C3222"/>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870706D"/>
    <w:multiLevelType w:val="multilevel"/>
    <w:tmpl w:val="AB7E8A6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38CE0527"/>
    <w:multiLevelType w:val="multilevel"/>
    <w:tmpl w:val="B7B88B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90C36B8"/>
    <w:multiLevelType w:val="multilevel"/>
    <w:tmpl w:val="CCC4F1F0"/>
    <w:lvl w:ilvl="0">
      <w:start w:val="120"/>
      <w:numFmt w:val="decimal"/>
      <w:lvlText w:val="%1"/>
      <w:lvlJc w:val="left"/>
      <w:pPr>
        <w:ind w:left="488" w:hanging="488"/>
      </w:p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3" w15:restartNumberingAfterBreak="0">
    <w:nsid w:val="3E6327FC"/>
    <w:multiLevelType w:val="multilevel"/>
    <w:tmpl w:val="72D495C4"/>
    <w:lvl w:ilvl="0">
      <w:start w:val="125"/>
      <w:numFmt w:val="decimal"/>
      <w:lvlText w:val="%1"/>
      <w:lvlJc w:val="left"/>
      <w:pPr>
        <w:ind w:left="488" w:hanging="488"/>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4" w15:restartNumberingAfterBreak="0">
    <w:nsid w:val="41273D29"/>
    <w:multiLevelType w:val="multilevel"/>
    <w:tmpl w:val="3BD4AF6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72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42AA47CA"/>
    <w:multiLevelType w:val="multilevel"/>
    <w:tmpl w:val="BF6875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3AE3B82"/>
    <w:multiLevelType w:val="multilevel"/>
    <w:tmpl w:val="70169FF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4A9750D6"/>
    <w:multiLevelType w:val="multilevel"/>
    <w:tmpl w:val="BC64F7D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4ED62EC4"/>
    <w:multiLevelType w:val="multilevel"/>
    <w:tmpl w:val="A32A0B8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4FDB42C2"/>
    <w:multiLevelType w:val="multilevel"/>
    <w:tmpl w:val="8F22914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72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581152FC"/>
    <w:multiLevelType w:val="multilevel"/>
    <w:tmpl w:val="B548FE80"/>
    <w:lvl w:ilvl="0">
      <w:start w:val="113"/>
      <w:numFmt w:val="decimal"/>
      <w:lvlText w:val="%1"/>
      <w:lvlJc w:val="left"/>
      <w:pPr>
        <w:ind w:left="473" w:hanging="473"/>
      </w:pPr>
    </w:lvl>
    <w:lvl w:ilvl="1">
      <w:start w:val="1"/>
      <w:numFmt w:val="decimal"/>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1" w15:restartNumberingAfterBreak="0">
    <w:nsid w:val="583B1C09"/>
    <w:multiLevelType w:val="multilevel"/>
    <w:tmpl w:val="7494F6A0"/>
    <w:lvl w:ilvl="0">
      <w:start w:val="1"/>
      <w:numFmt w:val="lowerLetter"/>
      <w:lvlText w:val="%1)"/>
      <w:lvlJc w:val="left"/>
      <w:pPr>
        <w:ind w:left="480" w:hanging="480"/>
      </w:pPr>
    </w:lvl>
    <w:lvl w:ilvl="1">
      <w:start w:val="1"/>
      <w:numFmt w:val="lowerLetter"/>
      <w:lvlText w:val="%2."/>
      <w:lvlJc w:val="left"/>
      <w:pPr>
        <w:ind w:left="72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2" w15:restartNumberingAfterBreak="0">
    <w:nsid w:val="5D4C7130"/>
    <w:multiLevelType w:val="multilevel"/>
    <w:tmpl w:val="122CA7E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63C41488"/>
    <w:multiLevelType w:val="multilevel"/>
    <w:tmpl w:val="C5BC47DC"/>
    <w:lvl w:ilvl="0">
      <w:start w:val="1"/>
      <w:numFmt w:val="lowerLetter"/>
      <w:lvlText w:val="%1)"/>
      <w:lvlJc w:val="left"/>
      <w:pPr>
        <w:ind w:left="6881"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6CE2CE6"/>
    <w:multiLevelType w:val="multilevel"/>
    <w:tmpl w:val="730AE6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DD30514"/>
    <w:multiLevelType w:val="multilevel"/>
    <w:tmpl w:val="0C6838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6E503188"/>
    <w:multiLevelType w:val="multilevel"/>
    <w:tmpl w:val="DFCE70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3584767"/>
    <w:multiLevelType w:val="multilevel"/>
    <w:tmpl w:val="E4AC2F7C"/>
    <w:lvl w:ilvl="0">
      <w:start w:val="1"/>
      <w:numFmt w:val="lowerLetter"/>
      <w:lvlText w:val="%1)"/>
      <w:lvlJc w:val="left"/>
      <w:pPr>
        <w:ind w:left="960" w:hanging="480"/>
      </w:pPr>
    </w:lvl>
    <w:lvl w:ilvl="1">
      <w:start w:val="1"/>
      <w:numFmt w:val="bullet"/>
      <w:lvlText w:val="●"/>
      <w:lvlJc w:val="left"/>
      <w:pPr>
        <w:ind w:left="1920" w:hanging="720"/>
      </w:pPr>
      <w:rPr>
        <w:rFonts w:ascii="Noto Sans Symbols" w:eastAsia="Noto Sans Symbols" w:hAnsi="Noto Sans Symbols" w:cs="Noto Sans Symbols"/>
      </w:rPr>
    </w:lvl>
    <w:lvl w:ilvl="2">
      <w:start w:val="1"/>
      <w:numFmt w:val="decimal"/>
      <w:lvlText w:val="%1.●.%3."/>
      <w:lvlJc w:val="left"/>
      <w:pPr>
        <w:ind w:left="2640" w:hanging="720"/>
      </w:pPr>
    </w:lvl>
    <w:lvl w:ilvl="3">
      <w:start w:val="1"/>
      <w:numFmt w:val="decimal"/>
      <w:lvlText w:val="%1.●.%3.%4."/>
      <w:lvlJc w:val="left"/>
      <w:pPr>
        <w:ind w:left="3720" w:hanging="1080"/>
      </w:pPr>
    </w:lvl>
    <w:lvl w:ilvl="4">
      <w:start w:val="1"/>
      <w:numFmt w:val="decimal"/>
      <w:lvlText w:val="%1.●.%3.%4.%5."/>
      <w:lvlJc w:val="left"/>
      <w:pPr>
        <w:ind w:left="4800" w:hanging="1440"/>
      </w:pPr>
    </w:lvl>
    <w:lvl w:ilvl="5">
      <w:start w:val="1"/>
      <w:numFmt w:val="decimal"/>
      <w:lvlText w:val="%1.●.%3.%4.%5.%6."/>
      <w:lvlJc w:val="left"/>
      <w:pPr>
        <w:ind w:left="5520" w:hanging="1440"/>
      </w:pPr>
    </w:lvl>
    <w:lvl w:ilvl="6">
      <w:start w:val="1"/>
      <w:numFmt w:val="decimal"/>
      <w:lvlText w:val="%1.●.%3.%4.%5.%6.%7."/>
      <w:lvlJc w:val="left"/>
      <w:pPr>
        <w:ind w:left="6600" w:hanging="1800"/>
      </w:pPr>
    </w:lvl>
    <w:lvl w:ilvl="7">
      <w:start w:val="1"/>
      <w:numFmt w:val="decimal"/>
      <w:lvlText w:val="%1.●.%3.%4.%5.%6.%7.%8."/>
      <w:lvlJc w:val="left"/>
      <w:pPr>
        <w:ind w:left="7320" w:hanging="1800"/>
      </w:pPr>
    </w:lvl>
    <w:lvl w:ilvl="8">
      <w:start w:val="1"/>
      <w:numFmt w:val="decimal"/>
      <w:lvlText w:val="%1.●.%3.%4.%5.%6.%7.%8.%9."/>
      <w:lvlJc w:val="left"/>
      <w:pPr>
        <w:ind w:left="8400" w:hanging="2160"/>
      </w:pPr>
    </w:lvl>
  </w:abstractNum>
  <w:num w:numId="1" w16cid:durableId="2056613204">
    <w:abstractNumId w:val="6"/>
  </w:num>
  <w:num w:numId="2" w16cid:durableId="325255256">
    <w:abstractNumId w:val="24"/>
  </w:num>
  <w:num w:numId="3" w16cid:durableId="1986159262">
    <w:abstractNumId w:val="30"/>
  </w:num>
  <w:num w:numId="4" w16cid:durableId="1039209138">
    <w:abstractNumId w:val="34"/>
  </w:num>
  <w:num w:numId="5" w16cid:durableId="150682234">
    <w:abstractNumId w:val="25"/>
  </w:num>
  <w:num w:numId="6" w16cid:durableId="727385481">
    <w:abstractNumId w:val="15"/>
  </w:num>
  <w:num w:numId="7" w16cid:durableId="1573463424">
    <w:abstractNumId w:val="39"/>
  </w:num>
  <w:num w:numId="8" w16cid:durableId="1217358420">
    <w:abstractNumId w:val="42"/>
  </w:num>
  <w:num w:numId="9" w16cid:durableId="1914923946">
    <w:abstractNumId w:val="27"/>
  </w:num>
  <w:num w:numId="10" w16cid:durableId="1225720745">
    <w:abstractNumId w:val="16"/>
  </w:num>
  <w:num w:numId="11" w16cid:durableId="1971814007">
    <w:abstractNumId w:val="10"/>
  </w:num>
  <w:num w:numId="12" w16cid:durableId="595788588">
    <w:abstractNumId w:val="47"/>
  </w:num>
  <w:num w:numId="13" w16cid:durableId="1716542078">
    <w:abstractNumId w:val="17"/>
  </w:num>
  <w:num w:numId="14" w16cid:durableId="637421377">
    <w:abstractNumId w:val="38"/>
  </w:num>
  <w:num w:numId="15" w16cid:durableId="732168326">
    <w:abstractNumId w:val="3"/>
  </w:num>
  <w:num w:numId="16" w16cid:durableId="1460299795">
    <w:abstractNumId w:val="36"/>
  </w:num>
  <w:num w:numId="17" w16cid:durableId="818495368">
    <w:abstractNumId w:val="41"/>
  </w:num>
  <w:num w:numId="18" w16cid:durableId="1989091775">
    <w:abstractNumId w:val="37"/>
  </w:num>
  <w:num w:numId="19" w16cid:durableId="529538129">
    <w:abstractNumId w:val="31"/>
  </w:num>
  <w:num w:numId="20" w16cid:durableId="159588721">
    <w:abstractNumId w:val="20"/>
  </w:num>
  <w:num w:numId="21" w16cid:durableId="816727956">
    <w:abstractNumId w:val="46"/>
  </w:num>
  <w:num w:numId="22" w16cid:durableId="1005550803">
    <w:abstractNumId w:val="19"/>
  </w:num>
  <w:num w:numId="23" w16cid:durableId="1173300474">
    <w:abstractNumId w:val="45"/>
  </w:num>
  <w:num w:numId="24" w16cid:durableId="235164036">
    <w:abstractNumId w:val="21"/>
  </w:num>
  <w:num w:numId="25" w16cid:durableId="1132023021">
    <w:abstractNumId w:val="12"/>
  </w:num>
  <w:num w:numId="26" w16cid:durableId="1417553003">
    <w:abstractNumId w:val="29"/>
  </w:num>
  <w:num w:numId="27" w16cid:durableId="1678997998">
    <w:abstractNumId w:val="7"/>
  </w:num>
  <w:num w:numId="28" w16cid:durableId="2051106518">
    <w:abstractNumId w:val="43"/>
  </w:num>
  <w:num w:numId="29" w16cid:durableId="756246254">
    <w:abstractNumId w:val="18"/>
  </w:num>
  <w:num w:numId="30" w16cid:durableId="1065642109">
    <w:abstractNumId w:val="13"/>
  </w:num>
  <w:num w:numId="31" w16cid:durableId="1799565345">
    <w:abstractNumId w:val="5"/>
  </w:num>
  <w:num w:numId="32" w16cid:durableId="639501642">
    <w:abstractNumId w:val="26"/>
  </w:num>
  <w:num w:numId="33" w16cid:durableId="660230780">
    <w:abstractNumId w:val="1"/>
  </w:num>
  <w:num w:numId="34" w16cid:durableId="1882284373">
    <w:abstractNumId w:val="40"/>
  </w:num>
  <w:num w:numId="35" w16cid:durableId="1869291372">
    <w:abstractNumId w:val="32"/>
  </w:num>
  <w:num w:numId="36" w16cid:durableId="946890042">
    <w:abstractNumId w:val="33"/>
  </w:num>
  <w:num w:numId="37" w16cid:durableId="1247688762">
    <w:abstractNumId w:val="23"/>
  </w:num>
  <w:num w:numId="38" w16cid:durableId="1193961649">
    <w:abstractNumId w:val="22"/>
  </w:num>
  <w:num w:numId="39" w16cid:durableId="1166364086">
    <w:abstractNumId w:val="14"/>
  </w:num>
  <w:num w:numId="40" w16cid:durableId="957416718">
    <w:abstractNumId w:val="0"/>
  </w:num>
  <w:num w:numId="41" w16cid:durableId="1565020917">
    <w:abstractNumId w:val="11"/>
  </w:num>
  <w:num w:numId="42" w16cid:durableId="1400667316">
    <w:abstractNumId w:val="9"/>
  </w:num>
  <w:num w:numId="43" w16cid:durableId="1808468245">
    <w:abstractNumId w:val="2"/>
  </w:num>
  <w:num w:numId="44" w16cid:durableId="480389922">
    <w:abstractNumId w:val="8"/>
  </w:num>
  <w:num w:numId="45" w16cid:durableId="262496376">
    <w:abstractNumId w:val="4"/>
  </w:num>
  <w:num w:numId="46" w16cid:durableId="1085613882">
    <w:abstractNumId w:val="28"/>
  </w:num>
  <w:num w:numId="47" w16cid:durableId="541790636">
    <w:abstractNumId w:val="44"/>
  </w:num>
  <w:num w:numId="48" w16cid:durableId="860238216">
    <w:abstractNumId w:val="35"/>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Efren Santos Andrade">
    <w15:presenceInfo w15:providerId="Windows Live" w15:userId="3e34c17d373cf6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A02"/>
    <w:rsid w:val="000253D8"/>
    <w:rsid w:val="00033295"/>
    <w:rsid w:val="00096BDD"/>
    <w:rsid w:val="000B1983"/>
    <w:rsid w:val="00140C07"/>
    <w:rsid w:val="001A128F"/>
    <w:rsid w:val="001E3E7C"/>
    <w:rsid w:val="002516B4"/>
    <w:rsid w:val="00260CFD"/>
    <w:rsid w:val="002D2582"/>
    <w:rsid w:val="0032740A"/>
    <w:rsid w:val="00391089"/>
    <w:rsid w:val="003F39DA"/>
    <w:rsid w:val="0040098C"/>
    <w:rsid w:val="0043438F"/>
    <w:rsid w:val="00466D4A"/>
    <w:rsid w:val="00537A02"/>
    <w:rsid w:val="005C00E0"/>
    <w:rsid w:val="00685471"/>
    <w:rsid w:val="00706C8C"/>
    <w:rsid w:val="00784E55"/>
    <w:rsid w:val="00797892"/>
    <w:rsid w:val="008A529D"/>
    <w:rsid w:val="009837C8"/>
    <w:rsid w:val="00AB5897"/>
    <w:rsid w:val="00BA03E7"/>
    <w:rsid w:val="00BC2E98"/>
    <w:rsid w:val="00C50639"/>
    <w:rsid w:val="00C85B66"/>
    <w:rsid w:val="00CB3391"/>
    <w:rsid w:val="00CB56DB"/>
    <w:rsid w:val="00CC0795"/>
    <w:rsid w:val="00CE7BB7"/>
    <w:rsid w:val="00CF208B"/>
    <w:rsid w:val="00D61D55"/>
    <w:rsid w:val="00DB28E4"/>
    <w:rsid w:val="00DB5C94"/>
    <w:rsid w:val="00DF042C"/>
    <w:rsid w:val="00EA394C"/>
    <w:rsid w:val="00EB5238"/>
    <w:rsid w:val="00EE375D"/>
    <w:rsid w:val="00EE601F"/>
    <w:rsid w:val="00F752E5"/>
    <w:rsid w:val="00F97123"/>
    <w:rsid w:val="00FB0A5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2E63F"/>
  <w15:chartTrackingRefBased/>
  <w15:docId w15:val="{AA9935EE-9D81-43ED-B63C-0957762AF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A02"/>
    <w:pPr>
      <w:spacing w:line="240" w:lineRule="auto"/>
    </w:pPr>
    <w:rPr>
      <w:rFonts w:ascii="Swis721 Cn BT" w:eastAsia="Swis721 Cn BT" w:hAnsi="Swis721 Cn BT" w:cs="Swis721 Cn BT"/>
      <w:kern w:val="0"/>
      <w:sz w:val="22"/>
      <w:szCs w:val="22"/>
      <w:lang w:eastAsia="es-PE"/>
      <w14:ligatures w14:val="none"/>
    </w:rPr>
  </w:style>
  <w:style w:type="paragraph" w:styleId="Ttulo1">
    <w:name w:val="heading 1"/>
    <w:basedOn w:val="Normal"/>
    <w:next w:val="Normal"/>
    <w:link w:val="Ttulo1Car"/>
    <w:uiPriority w:val="9"/>
    <w:qFormat/>
    <w:rsid w:val="00537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37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37A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37A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7A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7A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7A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7A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7A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7A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7A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7A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7A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7A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7A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7A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7A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7A02"/>
    <w:rPr>
      <w:rFonts w:eastAsiaTheme="majorEastAsia" w:cstheme="majorBidi"/>
      <w:color w:val="272727" w:themeColor="text1" w:themeTint="D8"/>
    </w:rPr>
  </w:style>
  <w:style w:type="paragraph" w:styleId="Ttulo">
    <w:name w:val="Title"/>
    <w:basedOn w:val="Normal"/>
    <w:next w:val="Normal"/>
    <w:link w:val="TtuloCar"/>
    <w:uiPriority w:val="10"/>
    <w:qFormat/>
    <w:rsid w:val="00537A0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7A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7A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7A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7A02"/>
    <w:pPr>
      <w:spacing w:before="160"/>
      <w:jc w:val="center"/>
    </w:pPr>
    <w:rPr>
      <w:i/>
      <w:iCs/>
      <w:color w:val="404040" w:themeColor="text1" w:themeTint="BF"/>
    </w:rPr>
  </w:style>
  <w:style w:type="character" w:customStyle="1" w:styleId="CitaCar">
    <w:name w:val="Cita Car"/>
    <w:basedOn w:val="Fuentedeprrafopredeter"/>
    <w:link w:val="Cita"/>
    <w:uiPriority w:val="29"/>
    <w:rsid w:val="00537A02"/>
    <w:rPr>
      <w:i/>
      <w:iCs/>
      <w:color w:val="404040" w:themeColor="text1" w:themeTint="BF"/>
    </w:rPr>
  </w:style>
  <w:style w:type="paragraph" w:styleId="Prrafodelista">
    <w:name w:val="List Paragraph"/>
    <w:basedOn w:val="Normal"/>
    <w:uiPriority w:val="34"/>
    <w:qFormat/>
    <w:rsid w:val="00537A02"/>
    <w:pPr>
      <w:ind w:left="720"/>
      <w:contextualSpacing/>
    </w:pPr>
  </w:style>
  <w:style w:type="character" w:styleId="nfasisintenso">
    <w:name w:val="Intense Emphasis"/>
    <w:basedOn w:val="Fuentedeprrafopredeter"/>
    <w:uiPriority w:val="21"/>
    <w:qFormat/>
    <w:rsid w:val="00537A02"/>
    <w:rPr>
      <w:i/>
      <w:iCs/>
      <w:color w:val="0F4761" w:themeColor="accent1" w:themeShade="BF"/>
    </w:rPr>
  </w:style>
  <w:style w:type="paragraph" w:styleId="Citadestacada">
    <w:name w:val="Intense Quote"/>
    <w:basedOn w:val="Normal"/>
    <w:next w:val="Normal"/>
    <w:link w:val="CitadestacadaCar"/>
    <w:uiPriority w:val="30"/>
    <w:qFormat/>
    <w:rsid w:val="00537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7A02"/>
    <w:rPr>
      <w:i/>
      <w:iCs/>
      <w:color w:val="0F4761" w:themeColor="accent1" w:themeShade="BF"/>
    </w:rPr>
  </w:style>
  <w:style w:type="character" w:styleId="Referenciaintensa">
    <w:name w:val="Intense Reference"/>
    <w:basedOn w:val="Fuentedeprrafopredeter"/>
    <w:uiPriority w:val="32"/>
    <w:qFormat/>
    <w:rsid w:val="00537A02"/>
    <w:rPr>
      <w:b/>
      <w:bCs/>
      <w:smallCaps/>
      <w:color w:val="0F4761" w:themeColor="accent1" w:themeShade="BF"/>
      <w:spacing w:val="5"/>
    </w:rPr>
  </w:style>
  <w:style w:type="table" w:customStyle="1" w:styleId="TableNormal">
    <w:name w:val="TableNormal"/>
    <w:rsid w:val="00537A02"/>
    <w:pPr>
      <w:spacing w:line="240" w:lineRule="auto"/>
    </w:pPr>
    <w:rPr>
      <w:rFonts w:ascii="Swis721 Cn BT" w:eastAsia="Swis721 Cn BT" w:hAnsi="Swis721 Cn BT" w:cs="Swis721 Cn BT"/>
      <w:kern w:val="0"/>
      <w:sz w:val="22"/>
      <w:szCs w:val="22"/>
      <w:lang w:eastAsia="es-PE"/>
      <w14:ligatures w14:val="none"/>
    </w:rPr>
    <w:tblPr>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rsid w:val="00537A02"/>
    <w:rPr>
      <w:sz w:val="20"/>
      <w:szCs w:val="20"/>
    </w:rPr>
  </w:style>
  <w:style w:type="character" w:customStyle="1" w:styleId="TextocomentarioCar">
    <w:name w:val="Texto comentario Car"/>
    <w:basedOn w:val="Fuentedeprrafopredeter"/>
    <w:link w:val="Textocomentario"/>
    <w:uiPriority w:val="99"/>
    <w:semiHidden/>
    <w:rsid w:val="00537A02"/>
    <w:rPr>
      <w:rFonts w:ascii="Swis721 Cn BT" w:eastAsia="Swis721 Cn BT" w:hAnsi="Swis721 Cn BT" w:cs="Swis721 Cn BT"/>
      <w:kern w:val="0"/>
      <w:sz w:val="20"/>
      <w:szCs w:val="20"/>
      <w:lang w:eastAsia="es-PE"/>
      <w14:ligatures w14:val="none"/>
    </w:rPr>
  </w:style>
  <w:style w:type="character" w:styleId="Refdecomentario">
    <w:name w:val="annotation reference"/>
    <w:basedOn w:val="Fuentedeprrafopredeter"/>
    <w:uiPriority w:val="99"/>
    <w:semiHidden/>
    <w:unhideWhenUsed/>
    <w:rsid w:val="00537A02"/>
    <w:rPr>
      <w:sz w:val="16"/>
      <w:szCs w:val="16"/>
    </w:rPr>
  </w:style>
  <w:style w:type="paragraph" w:styleId="Encabezado">
    <w:name w:val="header"/>
    <w:basedOn w:val="Normal"/>
    <w:link w:val="EncabezadoCar"/>
    <w:uiPriority w:val="99"/>
    <w:unhideWhenUsed/>
    <w:rsid w:val="00537A02"/>
    <w:pPr>
      <w:tabs>
        <w:tab w:val="center" w:pos="4252"/>
        <w:tab w:val="right" w:pos="8504"/>
      </w:tabs>
      <w:spacing w:after="0"/>
    </w:pPr>
  </w:style>
  <w:style w:type="character" w:customStyle="1" w:styleId="EncabezadoCar">
    <w:name w:val="Encabezado Car"/>
    <w:basedOn w:val="Fuentedeprrafopredeter"/>
    <w:link w:val="Encabezado"/>
    <w:uiPriority w:val="99"/>
    <w:rsid w:val="00537A02"/>
    <w:rPr>
      <w:rFonts w:ascii="Swis721 Cn BT" w:eastAsia="Swis721 Cn BT" w:hAnsi="Swis721 Cn BT" w:cs="Swis721 Cn BT"/>
      <w:kern w:val="0"/>
      <w:sz w:val="22"/>
      <w:szCs w:val="22"/>
      <w:lang w:eastAsia="es-PE"/>
      <w14:ligatures w14:val="none"/>
    </w:rPr>
  </w:style>
  <w:style w:type="paragraph" w:styleId="Piedepgina">
    <w:name w:val="footer"/>
    <w:basedOn w:val="Normal"/>
    <w:link w:val="PiedepginaCar"/>
    <w:uiPriority w:val="99"/>
    <w:unhideWhenUsed/>
    <w:rsid w:val="00537A02"/>
    <w:pPr>
      <w:tabs>
        <w:tab w:val="center" w:pos="4252"/>
        <w:tab w:val="right" w:pos="8504"/>
      </w:tabs>
      <w:spacing w:after="0"/>
    </w:pPr>
  </w:style>
  <w:style w:type="character" w:customStyle="1" w:styleId="PiedepginaCar">
    <w:name w:val="Pie de página Car"/>
    <w:basedOn w:val="Fuentedeprrafopredeter"/>
    <w:link w:val="Piedepgina"/>
    <w:uiPriority w:val="99"/>
    <w:rsid w:val="00537A02"/>
    <w:rPr>
      <w:rFonts w:ascii="Swis721 Cn BT" w:eastAsia="Swis721 Cn BT" w:hAnsi="Swis721 Cn BT" w:cs="Swis721 Cn BT"/>
      <w:kern w:val="0"/>
      <w:sz w:val="22"/>
      <w:szCs w:val="22"/>
      <w:lang w:eastAsia="es-PE"/>
      <w14:ligatures w14:val="none"/>
    </w:rPr>
  </w:style>
  <w:style w:type="character" w:customStyle="1" w:styleId="EstiloTextoParrafoCar">
    <w:name w:val="EstiloTextoParrafo Car"/>
    <w:basedOn w:val="Fuentedeprrafopredeter"/>
    <w:link w:val="EstiloTextoParrafo"/>
    <w:locked/>
    <w:rsid w:val="00537A02"/>
    <w:rPr>
      <w:rFonts w:ascii="Swis721 LtCn BT" w:hAnsi="Swis721 LtCn BT"/>
      <w:noProof/>
    </w:rPr>
  </w:style>
  <w:style w:type="paragraph" w:customStyle="1" w:styleId="EstiloTextoParrafo">
    <w:name w:val="EstiloTextoParrafo"/>
    <w:basedOn w:val="Normal"/>
    <w:link w:val="EstiloTextoParrafoCar"/>
    <w:qFormat/>
    <w:rsid w:val="00537A02"/>
    <w:pPr>
      <w:spacing w:after="120" w:line="252" w:lineRule="auto"/>
      <w:jc w:val="both"/>
    </w:pPr>
    <w:rPr>
      <w:rFonts w:ascii="Swis721 LtCn BT" w:eastAsiaTheme="minorHAnsi" w:hAnsi="Swis721 LtCn BT" w:cstheme="minorBidi"/>
      <w:noProof/>
      <w:kern w:val="2"/>
      <w:sz w:val="24"/>
      <w:szCs w:val="24"/>
      <w:lang w:eastAsia="en-US"/>
      <w14:ligatures w14:val="standardContextual"/>
    </w:rPr>
  </w:style>
  <w:style w:type="table" w:styleId="Tablaconcuadrcula">
    <w:name w:val="Table Grid"/>
    <w:basedOn w:val="Tablanormal"/>
    <w:uiPriority w:val="39"/>
    <w:rsid w:val="00537A02"/>
    <w:pPr>
      <w:spacing w:after="0" w:line="240" w:lineRule="auto"/>
    </w:pPr>
    <w:rPr>
      <w:rFonts w:ascii="Swis721 Cn BT" w:eastAsia="Swis721 Cn BT" w:hAnsi="Swis721 Cn BT" w:cs="Swis721 Cn BT"/>
      <w:kern w:val="0"/>
      <w:sz w:val="22"/>
      <w:szCs w:val="22"/>
      <w:lang w:eastAsia="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55</Pages>
  <Words>26333</Words>
  <Characters>144835</Characters>
  <Application>Microsoft Office Word</Application>
  <DocSecurity>0</DocSecurity>
  <Lines>1206</Lines>
  <Paragraphs>341</Paragraphs>
  <ScaleCrop>false</ScaleCrop>
  <Company/>
  <LinksUpToDate>false</LinksUpToDate>
  <CharactersWithSpaces>170827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Efren Santos Andrade</dc:creator>
  <cp:keywords/>
  <dc:description/>
  <cp:lastModifiedBy>Paul Efren Santos Andrade</cp:lastModifiedBy>
  <cp:revision>1</cp:revision>
  <dcterms:created xsi:type="dcterms:W3CDTF">2026-08-30T03:59:00Z</dcterms:created>
  <dcterms:modified xsi:type="dcterms:W3CDTF">2026-08-30T03:59:00Z</dcterms:modified>
</cp:coreProperties>
</file>